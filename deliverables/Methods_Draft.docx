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090D7" w14:textId="77777777" w:rsidR="00773F87" w:rsidRDefault="00773F87" w:rsidP="00773F87">
      <w:pPr>
        <w:jc w:val="center"/>
        <w:rPr>
          <w:rFonts w:ascii="Segoe UI" w:hAnsi="Segoe UI" w:cs="Segoe UI"/>
          <w:b/>
          <w:bCs/>
          <w:color w:val="002069"/>
          <w:sz w:val="40"/>
          <w:szCs w:val="40"/>
        </w:rPr>
      </w:pPr>
    </w:p>
    <w:p w14:paraId="46C14B04" w14:textId="77777777" w:rsidR="00773F87" w:rsidRDefault="00773F87" w:rsidP="00773F87">
      <w:pPr>
        <w:jc w:val="center"/>
        <w:rPr>
          <w:rFonts w:ascii="Segoe UI" w:hAnsi="Segoe UI" w:cs="Segoe UI"/>
          <w:b/>
          <w:bCs/>
          <w:color w:val="002069"/>
          <w:sz w:val="40"/>
          <w:szCs w:val="40"/>
        </w:rPr>
      </w:pPr>
    </w:p>
    <w:p w14:paraId="0067BA2A" w14:textId="77777777" w:rsidR="00773F87" w:rsidRDefault="00773F87" w:rsidP="00773F87">
      <w:pPr>
        <w:jc w:val="center"/>
        <w:rPr>
          <w:rFonts w:ascii="Segoe UI" w:hAnsi="Segoe UI" w:cs="Segoe UI"/>
          <w:b/>
          <w:bCs/>
          <w:color w:val="002069"/>
          <w:sz w:val="40"/>
          <w:szCs w:val="40"/>
        </w:rPr>
      </w:pPr>
    </w:p>
    <w:p w14:paraId="265D8B57" w14:textId="77777777" w:rsidR="00773F87" w:rsidRDefault="00773F87" w:rsidP="00773F87">
      <w:pPr>
        <w:jc w:val="center"/>
        <w:rPr>
          <w:rFonts w:ascii="Segoe UI" w:hAnsi="Segoe UI" w:cs="Segoe UI"/>
          <w:b/>
          <w:bCs/>
          <w:color w:val="002069"/>
          <w:sz w:val="40"/>
          <w:szCs w:val="40"/>
        </w:rPr>
      </w:pPr>
    </w:p>
    <w:p w14:paraId="6DB75747" w14:textId="77777777" w:rsidR="00773F87" w:rsidRPr="00A10007" w:rsidRDefault="00773F87" w:rsidP="00773F87">
      <w:pPr>
        <w:jc w:val="center"/>
        <w:rPr>
          <w:rFonts w:ascii="Segoe UI" w:hAnsi="Segoe UI" w:cs="Segoe UI"/>
          <w:b/>
          <w:bCs/>
          <w:color w:val="002069"/>
          <w:sz w:val="40"/>
          <w:szCs w:val="40"/>
        </w:rPr>
      </w:pPr>
      <w:r w:rsidRPr="00A10007">
        <w:rPr>
          <w:rFonts w:ascii="Segoe UI" w:hAnsi="Segoe UI" w:cs="Segoe UI"/>
          <w:b/>
          <w:bCs/>
          <w:color w:val="002069"/>
          <w:sz w:val="40"/>
          <w:szCs w:val="40"/>
        </w:rPr>
        <w:t>Using Microsimulation Model</w:t>
      </w:r>
      <w:r>
        <w:rPr>
          <w:rFonts w:ascii="Segoe UI" w:hAnsi="Segoe UI" w:cs="Segoe UI"/>
          <w:b/>
          <w:bCs/>
          <w:color w:val="002069"/>
          <w:sz w:val="40"/>
          <w:szCs w:val="40"/>
        </w:rPr>
        <w:t>ing</w:t>
      </w:r>
      <w:r w:rsidRPr="00A10007">
        <w:rPr>
          <w:rFonts w:ascii="Segoe UI" w:hAnsi="Segoe UI" w:cs="Segoe UI"/>
          <w:b/>
          <w:bCs/>
          <w:color w:val="002069"/>
          <w:sz w:val="40"/>
          <w:szCs w:val="40"/>
        </w:rPr>
        <w:t xml:space="preserve"> to Forecast Long-term Tax Revenues in North Carolina </w:t>
      </w:r>
    </w:p>
    <w:p w14:paraId="2D9C42BE" w14:textId="77777777" w:rsidR="00773F87" w:rsidRDefault="00773F87" w:rsidP="00773F87">
      <w:pPr>
        <w:jc w:val="center"/>
        <w:rPr>
          <w:rFonts w:ascii="Segoe UI" w:hAnsi="Segoe UI" w:cs="Segoe UI"/>
          <w:i/>
          <w:iCs/>
          <w:color w:val="002069"/>
          <w:sz w:val="40"/>
          <w:szCs w:val="40"/>
        </w:rPr>
      </w:pPr>
    </w:p>
    <w:p w14:paraId="5EB947EA" w14:textId="3652ED92" w:rsidR="00773F87" w:rsidRPr="00CD36E7" w:rsidRDefault="00354B52" w:rsidP="00773F87">
      <w:pPr>
        <w:ind w:left="720" w:hanging="720"/>
        <w:jc w:val="center"/>
        <w:rPr>
          <w:rFonts w:ascii="Segoe UI" w:hAnsi="Segoe UI" w:cs="Segoe UI"/>
          <w:color w:val="002069"/>
          <w:spacing w:val="20"/>
          <w:sz w:val="40"/>
          <w:szCs w:val="40"/>
        </w:rPr>
      </w:pPr>
      <w:r>
        <w:rPr>
          <w:rFonts w:ascii="Segoe UI" w:hAnsi="Segoe UI" w:cs="Segoe UI"/>
          <w:color w:val="002069"/>
          <w:spacing w:val="20"/>
          <w:sz w:val="40"/>
          <w:szCs w:val="40"/>
        </w:rPr>
        <w:t>M</w:t>
      </w:r>
      <w:r w:rsidRPr="00354B52">
        <w:rPr>
          <w:rFonts w:ascii="Segoe UI" w:hAnsi="Segoe UI" w:cs="Segoe UI"/>
          <w:color w:val="002069"/>
          <w:spacing w:val="20"/>
          <w:sz w:val="36"/>
          <w:szCs w:val="36"/>
        </w:rPr>
        <w:t>ETHODS</w:t>
      </w:r>
      <w:r>
        <w:rPr>
          <w:rFonts w:ascii="Segoe UI" w:hAnsi="Segoe UI" w:cs="Segoe UI"/>
          <w:color w:val="002069"/>
          <w:spacing w:val="20"/>
          <w:sz w:val="40"/>
          <w:szCs w:val="40"/>
        </w:rPr>
        <w:t xml:space="preserve"> &amp; </w:t>
      </w:r>
      <w:r w:rsidRPr="00354B52">
        <w:rPr>
          <w:rFonts w:ascii="Segoe UI" w:hAnsi="Segoe UI" w:cs="Segoe UI"/>
          <w:color w:val="002069"/>
          <w:spacing w:val="20"/>
          <w:sz w:val="36"/>
          <w:szCs w:val="36"/>
        </w:rPr>
        <w:t>A</w:t>
      </w:r>
      <w:r w:rsidRPr="00354B52">
        <w:rPr>
          <w:rFonts w:ascii="Segoe UI" w:hAnsi="Segoe UI" w:cs="Segoe UI"/>
          <w:color w:val="002069"/>
          <w:spacing w:val="20"/>
          <w:sz w:val="32"/>
          <w:szCs w:val="32"/>
        </w:rPr>
        <w:t>NALYIS</w:t>
      </w:r>
      <w:r>
        <w:rPr>
          <w:rFonts w:ascii="Segoe UI" w:hAnsi="Segoe UI" w:cs="Segoe UI"/>
          <w:color w:val="002069"/>
          <w:spacing w:val="20"/>
          <w:sz w:val="40"/>
          <w:szCs w:val="40"/>
        </w:rPr>
        <w:t xml:space="preserve"> P</w:t>
      </w:r>
      <w:r w:rsidRPr="00354B52">
        <w:rPr>
          <w:rFonts w:ascii="Segoe UI" w:hAnsi="Segoe UI" w:cs="Segoe UI"/>
          <w:color w:val="002069"/>
          <w:spacing w:val="20"/>
          <w:sz w:val="36"/>
          <w:szCs w:val="36"/>
        </w:rPr>
        <w:t>LAN</w:t>
      </w:r>
    </w:p>
    <w:p w14:paraId="0508D47F" w14:textId="77777777" w:rsidR="00773F87" w:rsidRDefault="00773F87" w:rsidP="00773F87">
      <w:pPr>
        <w:jc w:val="center"/>
        <w:rPr>
          <w:rFonts w:ascii="Segoe UI" w:hAnsi="Segoe UI" w:cs="Segoe UI"/>
          <w:i/>
          <w:iCs/>
          <w:color w:val="002069"/>
        </w:rPr>
      </w:pPr>
    </w:p>
    <w:p w14:paraId="3ECCC29C" w14:textId="77777777" w:rsidR="00773F87" w:rsidRDefault="00773F87" w:rsidP="00773F87">
      <w:pPr>
        <w:jc w:val="center"/>
        <w:rPr>
          <w:rFonts w:ascii="Segoe UI" w:hAnsi="Segoe UI" w:cs="Segoe UI"/>
          <w:i/>
          <w:iCs/>
          <w:color w:val="002069"/>
        </w:rPr>
      </w:pPr>
    </w:p>
    <w:p w14:paraId="5052B689" w14:textId="77777777" w:rsidR="00773F87" w:rsidRDefault="00773F87" w:rsidP="00773F87">
      <w:pPr>
        <w:jc w:val="center"/>
        <w:rPr>
          <w:rFonts w:ascii="Segoe UI" w:hAnsi="Segoe UI" w:cs="Segoe UI"/>
          <w:i/>
          <w:iCs/>
          <w:color w:val="002069"/>
        </w:rPr>
      </w:pPr>
    </w:p>
    <w:p w14:paraId="103173C6" w14:textId="77777777" w:rsidR="00773F87" w:rsidRDefault="00773F87" w:rsidP="00773F87">
      <w:pPr>
        <w:jc w:val="center"/>
        <w:rPr>
          <w:rFonts w:ascii="Segoe UI" w:hAnsi="Segoe UI" w:cs="Segoe UI"/>
          <w:i/>
          <w:iCs/>
          <w:color w:val="002069"/>
        </w:rPr>
      </w:pPr>
    </w:p>
    <w:p w14:paraId="543329C7" w14:textId="77777777" w:rsidR="00773F87" w:rsidRDefault="00773F87" w:rsidP="00773F87">
      <w:pPr>
        <w:jc w:val="center"/>
        <w:rPr>
          <w:rFonts w:ascii="Segoe UI" w:hAnsi="Segoe UI" w:cs="Segoe UI"/>
          <w:i/>
          <w:iCs/>
          <w:color w:val="002069"/>
        </w:rPr>
      </w:pPr>
    </w:p>
    <w:p w14:paraId="49D68FA2" w14:textId="77777777" w:rsidR="00773F87" w:rsidRDefault="00773F87" w:rsidP="00773F87">
      <w:pPr>
        <w:jc w:val="center"/>
        <w:rPr>
          <w:rFonts w:ascii="Segoe UI" w:hAnsi="Segoe UI" w:cs="Segoe UI"/>
          <w:i/>
          <w:iCs/>
          <w:color w:val="002069"/>
        </w:rPr>
      </w:pPr>
    </w:p>
    <w:p w14:paraId="4751199C" w14:textId="77777777" w:rsidR="00773F87" w:rsidRDefault="00773F87" w:rsidP="00773F87">
      <w:pPr>
        <w:jc w:val="center"/>
        <w:rPr>
          <w:rFonts w:ascii="Segoe UI" w:hAnsi="Segoe UI" w:cs="Segoe UI"/>
          <w:i/>
          <w:iCs/>
          <w:color w:val="002069"/>
        </w:rPr>
      </w:pPr>
    </w:p>
    <w:p w14:paraId="0D5054C2" w14:textId="77777777" w:rsidR="00773F87" w:rsidRPr="000F45B6" w:rsidRDefault="00773F87" w:rsidP="00773F87">
      <w:pPr>
        <w:jc w:val="center"/>
        <w:rPr>
          <w:rFonts w:ascii="Segoe UI" w:hAnsi="Segoe UI" w:cs="Segoe UI"/>
          <w:i/>
          <w:iCs/>
          <w:color w:val="002069"/>
        </w:rPr>
      </w:pPr>
    </w:p>
    <w:p w14:paraId="5DD05D35" w14:textId="77777777" w:rsidR="00773F87" w:rsidRPr="000F45B6" w:rsidRDefault="00773F87" w:rsidP="00773F87">
      <w:pPr>
        <w:jc w:val="center"/>
        <w:rPr>
          <w:rFonts w:ascii="Segoe UI" w:hAnsi="Segoe UI" w:cs="Segoe UI"/>
          <w:color w:val="002069"/>
        </w:rPr>
      </w:pPr>
      <w:r w:rsidRPr="000F45B6">
        <w:rPr>
          <w:rFonts w:ascii="Segoe UI" w:hAnsi="Segoe UI" w:cs="Segoe UI"/>
          <w:color w:val="002069"/>
        </w:rPr>
        <w:t>Tom Fagan, Liza Rodler, Sam Sloate</w:t>
      </w:r>
    </w:p>
    <w:p w14:paraId="0867A35D" w14:textId="22136617" w:rsidR="00354B52" w:rsidRPr="00790C83" w:rsidRDefault="00773F87" w:rsidP="00790C83">
      <w:pPr>
        <w:spacing w:before="74" w:line="320" w:lineRule="exact"/>
        <w:ind w:right="-20"/>
        <w:jc w:val="center"/>
        <w:rPr>
          <w:rFonts w:ascii="Century" w:hAnsi="Century"/>
        </w:rPr>
      </w:pPr>
      <w:r w:rsidRPr="000F45B6">
        <w:rPr>
          <w:rFonts w:ascii="Segoe UI" w:hAnsi="Segoe UI" w:cs="Segoe UI"/>
          <w:color w:val="002069"/>
        </w:rPr>
        <w:t>September 17, 2021</w:t>
      </w:r>
      <w:r w:rsidRPr="00880DF9">
        <w:rPr>
          <w:rFonts w:ascii="Segoe UI" w:hAnsi="Segoe UI" w:cs="Segoe UI"/>
          <w:i/>
          <w:iCs/>
          <w:color w:val="002069"/>
        </w:rPr>
        <w:br w:type="page"/>
      </w:r>
      <w:r w:rsidR="00A81EF0" w:rsidRPr="00A81EF0">
        <w:rPr>
          <w:rFonts w:ascii="Century" w:hAnsi="Century"/>
          <w:b/>
          <w:bCs/>
          <w:noProof/>
        </w:rPr>
        <mc:AlternateContent>
          <mc:Choice Requires="wpg">
            <w:drawing>
              <wp:anchor distT="0" distB="0" distL="114300" distR="114300" simplePos="0" relativeHeight="251658240" behindDoc="1" locked="0" layoutInCell="1" allowOverlap="1" wp14:anchorId="2734F015" wp14:editId="34EB1A30">
                <wp:simplePos x="0" y="0"/>
                <wp:positionH relativeFrom="page">
                  <wp:posOffset>7729855</wp:posOffset>
                </wp:positionH>
                <wp:positionV relativeFrom="page">
                  <wp:posOffset>7540625</wp:posOffset>
                </wp:positionV>
                <wp:extent cx="1270" cy="2416810"/>
                <wp:effectExtent l="5080" t="6350" r="12700" b="571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2416810"/>
                          <a:chOff x="12173" y="11875"/>
                          <a:chExt cx="2" cy="3806"/>
                        </a:xfrm>
                      </wpg:grpSpPr>
                      <wps:wsp>
                        <wps:cNvPr id="2" name="Freeform 3"/>
                        <wps:cNvSpPr>
                          <a:spLocks/>
                        </wps:cNvSpPr>
                        <wps:spPr bwMode="auto">
                          <a:xfrm>
                            <a:off x="12173" y="11875"/>
                            <a:ext cx="2" cy="3806"/>
                          </a:xfrm>
                          <a:custGeom>
                            <a:avLst/>
                            <a:gdLst>
                              <a:gd name="T0" fmla="+- 0 15682 11875"/>
                              <a:gd name="T1" fmla="*/ 15682 h 3806"/>
                              <a:gd name="T2" fmla="+- 0 11875 11875"/>
                              <a:gd name="T3" fmla="*/ 11875 h 3806"/>
                            </a:gdLst>
                            <a:ahLst/>
                            <a:cxnLst>
                              <a:cxn ang="0">
                                <a:pos x="0" y="T1"/>
                              </a:cxn>
                              <a:cxn ang="0">
                                <a:pos x="0" y="T3"/>
                              </a:cxn>
                            </a:cxnLst>
                            <a:rect l="0" t="0" r="r" b="b"/>
                            <a:pathLst>
                              <a:path h="3806">
                                <a:moveTo>
                                  <a:pt x="0" y="3807"/>
                                </a:moveTo>
                                <a:lnTo>
                                  <a:pt x="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1DB07784">
              <v:group id="Group 2" style="position:absolute;margin-left:608.65pt;margin-top:593.75pt;width:.1pt;height:190.3pt;z-index:-251657216;mso-position-horizontal-relative:page;mso-position-vertical-relative:page" coordsize="2,3806" coordorigin="12173,11875" o:spid="_x0000_s1026" w14:anchorId="6AEDA1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">
                <v:shape id="Freeform 3" style="position:absolute;left:12173;top:11875;width:2;height:3806;visibility:visible;mso-wrap-style:square;v-text-anchor:top" coordsize="2,3806" o:spid="_x0000_s1027" filled="f" strokeweight=".48pt" path="m,380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">
                  <v:path arrowok="t" o:connecttype="custom" o:connectlocs="0,15682;0,11875" o:connectangles="0,0"/>
                </v:shape>
                <w10:wrap anchorx="page" anchory="page"/>
              </v:group>
            </w:pict>
          </mc:Fallback>
        </mc:AlternateContent>
      </w:r>
    </w:p>
    <w:p w14:paraId="48605BE1" w14:textId="5D4034F4" w:rsidR="00354B52" w:rsidRPr="00127FA0" w:rsidRDefault="00354B52" w:rsidP="00354B52">
      <w:pPr>
        <w:pStyle w:val="Heading1"/>
        <w:spacing w:before="0" w:line="360" w:lineRule="auto"/>
        <w:rPr>
          <w:color w:val="002069"/>
        </w:rPr>
      </w:pPr>
      <w:r>
        <w:rPr>
          <w:color w:val="002069"/>
        </w:rPr>
        <w:lastRenderedPageBreak/>
        <w:t>Policy Question</w:t>
      </w:r>
    </w:p>
    <w:p w14:paraId="58535C8E" w14:textId="1ACF9BF5" w:rsidR="00D23D93" w:rsidRPr="00790C83" w:rsidRDefault="00354B52" w:rsidP="00790C83">
      <w:pPr>
        <w:spacing w:line="480" w:lineRule="auto"/>
        <w:ind w:firstLine="720"/>
      </w:pPr>
      <w:r w:rsidRPr="00354B52">
        <w:rPr>
          <w:rFonts w:ascii="Century" w:hAnsi="Century"/>
          <w:color w:val="000000"/>
          <w:shd w:val="clear" w:color="auto" w:fill="FFFFFF"/>
        </w:rPr>
        <w:t>Our policy question</w:t>
      </w:r>
      <w:r>
        <w:rPr>
          <w:rFonts w:ascii="Century" w:hAnsi="Century"/>
          <w:color w:val="000000"/>
          <w:shd w:val="clear" w:color="auto" w:fill="FFFFFF"/>
        </w:rPr>
        <w:t xml:space="preserve"> for the North Carolina Office of State Budget </w:t>
      </w:r>
      <w:r w:rsidR="00282773">
        <w:rPr>
          <w:rFonts w:ascii="Century" w:hAnsi="Century"/>
          <w:color w:val="000000"/>
          <w:shd w:val="clear" w:color="auto" w:fill="FFFFFF"/>
        </w:rPr>
        <w:t>and Management</w:t>
      </w:r>
      <w:r w:rsidR="0065364D">
        <w:rPr>
          <w:rFonts w:ascii="Century" w:hAnsi="Century"/>
          <w:color w:val="000000"/>
          <w:shd w:val="clear" w:color="auto" w:fill="FFFFFF"/>
        </w:rPr>
        <w:t>’s</w:t>
      </w:r>
      <w:r w:rsidR="00282773">
        <w:rPr>
          <w:rFonts w:ascii="Century" w:hAnsi="Century"/>
          <w:color w:val="000000"/>
          <w:shd w:val="clear" w:color="auto" w:fill="FFFFFF"/>
        </w:rPr>
        <w:t xml:space="preserve"> (OSBM)</w:t>
      </w:r>
      <w:r w:rsidRPr="00354B52">
        <w:rPr>
          <w:rFonts w:ascii="Century" w:hAnsi="Century"/>
          <w:color w:val="000000"/>
          <w:shd w:val="clear" w:color="auto" w:fill="FFFFFF"/>
        </w:rPr>
        <w:t xml:space="preserve"> </w:t>
      </w:r>
      <w:r w:rsidR="0065364D" w:rsidRPr="0065364D">
        <w:rPr>
          <w:rFonts w:ascii="Century" w:hAnsi="Century"/>
          <w:color w:val="000000"/>
          <w:shd w:val="clear" w:color="auto" w:fill="FFFFFF"/>
        </w:rPr>
        <w:t xml:space="preserve">Demographic and Economic Analysis </w:t>
      </w:r>
      <w:r w:rsidR="0065364D">
        <w:rPr>
          <w:rFonts w:ascii="Century" w:hAnsi="Century"/>
          <w:color w:val="000000"/>
          <w:shd w:val="clear" w:color="auto" w:fill="FFFFFF"/>
        </w:rPr>
        <w:t xml:space="preserve">(DEA) </w:t>
      </w:r>
      <w:r w:rsidR="0065364D" w:rsidRPr="0065364D">
        <w:rPr>
          <w:rFonts w:ascii="Century" w:hAnsi="Century"/>
          <w:color w:val="000000"/>
          <w:shd w:val="clear" w:color="auto" w:fill="FFFFFF"/>
        </w:rPr>
        <w:t xml:space="preserve">unit </w:t>
      </w:r>
      <w:r w:rsidRPr="00354B52">
        <w:rPr>
          <w:rFonts w:ascii="Century" w:hAnsi="Century"/>
          <w:color w:val="000000"/>
          <w:shd w:val="clear" w:color="auto" w:fill="FFFFFF"/>
        </w:rPr>
        <w:t xml:space="preserve">is: </w:t>
      </w:r>
      <w:r w:rsidR="00FE5D8E" w:rsidRPr="00354B52">
        <w:rPr>
          <w:rFonts w:ascii="Century" w:hAnsi="Century"/>
          <w:b/>
          <w:color w:val="000000"/>
          <w:shd w:val="clear" w:color="auto" w:fill="FFFFFF"/>
        </w:rPr>
        <w:t>How will demographic changes in North Carolina over the next 20 years (2021–2040) affect state income and consumption tax revenues? </w:t>
      </w:r>
    </w:p>
    <w:p w14:paraId="57260821" w14:textId="6CDE8AF0" w:rsidR="00790C83" w:rsidRPr="00127FA0" w:rsidRDefault="00790C83" w:rsidP="00790C83">
      <w:pPr>
        <w:pStyle w:val="Heading1"/>
        <w:spacing w:before="0" w:line="360" w:lineRule="auto"/>
        <w:rPr>
          <w:color w:val="002069"/>
        </w:rPr>
      </w:pPr>
      <w:r>
        <w:rPr>
          <w:color w:val="002069"/>
        </w:rPr>
        <w:t>Method Summary</w:t>
      </w:r>
    </w:p>
    <w:p w14:paraId="6DE52C57" w14:textId="76A80EA0" w:rsidR="00635BAE" w:rsidRDefault="00757773" w:rsidP="00635BAE">
      <w:pPr>
        <w:spacing w:line="480" w:lineRule="auto"/>
        <w:ind w:firstLine="720"/>
        <w:rPr>
          <w:rFonts w:ascii="Century" w:hAnsi="Century"/>
          <w:noProof/>
        </w:rPr>
      </w:pPr>
      <w:r w:rsidRPr="00B56D92">
        <w:rPr>
          <w:rFonts w:ascii="Century" w:hAnsi="Century"/>
        </w:rPr>
        <w:t xml:space="preserve">To answer </w:t>
      </w:r>
      <w:r w:rsidR="00683D65" w:rsidRPr="00B56D92">
        <w:rPr>
          <w:rFonts w:ascii="Century" w:hAnsi="Century"/>
        </w:rPr>
        <w:t>the policy</w:t>
      </w:r>
      <w:r w:rsidRPr="00B56D92">
        <w:rPr>
          <w:rFonts w:ascii="Century" w:hAnsi="Century"/>
        </w:rPr>
        <w:t xml:space="preserve"> question, DEA is interested in creating </w:t>
      </w:r>
      <w:r w:rsidR="00521501" w:rsidRPr="00B56D92">
        <w:rPr>
          <w:rFonts w:ascii="Century" w:hAnsi="Century"/>
        </w:rPr>
        <w:t>two</w:t>
      </w:r>
      <w:r w:rsidRPr="00B56D92">
        <w:rPr>
          <w:rFonts w:ascii="Century" w:hAnsi="Century"/>
        </w:rPr>
        <w:t xml:space="preserve"> long-term microsimulation model</w:t>
      </w:r>
      <w:r w:rsidR="00521501" w:rsidRPr="00B56D92">
        <w:rPr>
          <w:rFonts w:ascii="Century" w:hAnsi="Century"/>
        </w:rPr>
        <w:t>s</w:t>
      </w:r>
      <w:r w:rsidR="00544FB2" w:rsidRPr="00B56D92">
        <w:rPr>
          <w:rFonts w:ascii="Century" w:hAnsi="Century"/>
        </w:rPr>
        <w:t xml:space="preserve"> to predict </w:t>
      </w:r>
      <w:r w:rsidR="00522DBF">
        <w:rPr>
          <w:rFonts w:ascii="Century" w:hAnsi="Century"/>
        </w:rPr>
        <w:t xml:space="preserve">both </w:t>
      </w:r>
      <w:r w:rsidR="00544FB2" w:rsidRPr="00B56D92">
        <w:rPr>
          <w:rFonts w:ascii="Century" w:hAnsi="Century"/>
        </w:rPr>
        <w:t>future income and tax revenues</w:t>
      </w:r>
      <w:r w:rsidR="000D064F">
        <w:rPr>
          <w:rFonts w:ascii="Century" w:hAnsi="Century"/>
        </w:rPr>
        <w:t>.</w:t>
      </w:r>
      <w:r w:rsidR="000F00D5">
        <w:rPr>
          <w:rStyle w:val="FootnoteReference"/>
          <w:rFonts w:ascii="Century" w:hAnsi="Century"/>
        </w:rPr>
        <w:footnoteReference w:id="2"/>
      </w:r>
      <w:r w:rsidR="00544FB2" w:rsidRPr="00B56D92">
        <w:rPr>
          <w:rFonts w:ascii="Century" w:hAnsi="Century"/>
        </w:rPr>
        <w:t xml:space="preserve"> </w:t>
      </w:r>
      <w:r w:rsidRPr="00B56D92">
        <w:rPr>
          <w:rFonts w:ascii="Century" w:hAnsi="Century"/>
        </w:rPr>
        <w:t xml:space="preserve"> </w:t>
      </w:r>
      <w:r w:rsidR="00F83AEC" w:rsidRPr="00B56D92">
        <w:rPr>
          <w:rFonts w:ascii="Century" w:hAnsi="Century"/>
        </w:rPr>
        <w:t xml:space="preserve">Microsimulation is a broad term for any model that uses data on individual households or people (termed “microdata”) to understand the effects of policies or policy reform on individual behaviors. </w:t>
      </w:r>
      <w:r w:rsidR="00C30A11">
        <w:rPr>
          <w:rFonts w:ascii="Century" w:hAnsi="Century"/>
        </w:rPr>
        <w:t>Based on conversations with microsimulation analysts in the Congressional Budget Office and with our client</w:t>
      </w:r>
      <w:r w:rsidR="00590620">
        <w:rPr>
          <w:rFonts w:ascii="Century" w:hAnsi="Century"/>
        </w:rPr>
        <w:t xml:space="preserve"> </w:t>
      </w:r>
      <w:r w:rsidR="00C30A11">
        <w:rPr>
          <w:rFonts w:ascii="Century" w:hAnsi="Century"/>
        </w:rPr>
        <w:t>we will use static microsimulation models for the project</w:t>
      </w:r>
      <w:r w:rsidR="00590620">
        <w:rPr>
          <w:rFonts w:ascii="Century" w:hAnsi="Century"/>
        </w:rPr>
        <w:t>, which employs the following basic steps:</w:t>
      </w:r>
      <w:r w:rsidR="00C30A11">
        <w:rPr>
          <w:rFonts w:ascii="Century" w:hAnsi="Century"/>
        </w:rPr>
        <w:t xml:space="preserve"> (see Appendix A for more detail).</w:t>
      </w:r>
      <w:r w:rsidR="00635BAE" w:rsidRPr="00635BAE">
        <w:rPr>
          <w:rStyle w:val="EndnoteReference"/>
          <w:rFonts w:ascii="Century" w:hAnsi="Century"/>
        </w:rPr>
        <w:endnoteReference w:id="2"/>
      </w:r>
      <w:r w:rsidR="00635BAE" w:rsidRPr="00635BAE">
        <w:rPr>
          <w:rFonts w:ascii="Century" w:hAnsi="Century"/>
          <w:noProof/>
        </w:rPr>
        <w:t xml:space="preserve"> </w:t>
      </w:r>
    </w:p>
    <w:p w14:paraId="0BE2E524" w14:textId="7172FDB6" w:rsidR="00635BAE" w:rsidRPr="00635BAE" w:rsidRDefault="00045F60" w:rsidP="00590620">
      <w:pPr>
        <w:pStyle w:val="ListParagraph"/>
        <w:numPr>
          <w:ilvl w:val="0"/>
          <w:numId w:val="2"/>
        </w:numPr>
        <w:spacing w:line="360" w:lineRule="auto"/>
        <w:ind w:left="1080"/>
        <w:rPr>
          <w:rFonts w:ascii="Century" w:hAnsi="Century"/>
          <w:sz w:val="24"/>
          <w:szCs w:val="24"/>
        </w:rPr>
      </w:pPr>
      <w:r>
        <w:rPr>
          <w:rFonts w:ascii="Century" w:hAnsi="Century"/>
          <w:sz w:val="24"/>
          <w:szCs w:val="24"/>
          <w:u w:val="single"/>
        </w:rPr>
        <w:t>Assemble</w:t>
      </w:r>
      <w:r w:rsidR="00635BAE" w:rsidRPr="00635BAE">
        <w:rPr>
          <w:rFonts w:ascii="Century" w:hAnsi="Century"/>
          <w:sz w:val="24"/>
          <w:szCs w:val="24"/>
          <w:u w:val="single"/>
        </w:rPr>
        <w:t xml:space="preserve"> a base dataset</w:t>
      </w:r>
      <w:r w:rsidR="00635BAE" w:rsidRPr="00635BAE">
        <w:rPr>
          <w:rFonts w:ascii="Century" w:hAnsi="Century"/>
          <w:sz w:val="24"/>
          <w:szCs w:val="24"/>
        </w:rPr>
        <w:t xml:space="preserve"> with </w:t>
      </w:r>
      <w:r w:rsidR="00F40FBB">
        <w:rPr>
          <w:rFonts w:ascii="Century" w:hAnsi="Century"/>
          <w:sz w:val="24"/>
          <w:szCs w:val="24"/>
        </w:rPr>
        <w:t xml:space="preserve">observations </w:t>
      </w:r>
      <w:r w:rsidR="00CE62F7">
        <w:rPr>
          <w:rFonts w:ascii="Century" w:hAnsi="Century"/>
          <w:sz w:val="24"/>
          <w:szCs w:val="24"/>
        </w:rPr>
        <w:t>that in</w:t>
      </w:r>
      <w:r w:rsidR="00920202">
        <w:rPr>
          <w:rFonts w:ascii="Century" w:hAnsi="Century"/>
          <w:sz w:val="24"/>
          <w:szCs w:val="24"/>
        </w:rPr>
        <w:t xml:space="preserve">clude individual’s </w:t>
      </w:r>
      <w:r w:rsidR="00635BAE" w:rsidRPr="00635BAE">
        <w:rPr>
          <w:rFonts w:ascii="Century" w:hAnsi="Century"/>
          <w:sz w:val="24"/>
          <w:szCs w:val="24"/>
        </w:rPr>
        <w:t xml:space="preserve">demographic </w:t>
      </w:r>
      <w:r w:rsidR="00920202">
        <w:rPr>
          <w:rFonts w:ascii="Century" w:hAnsi="Century"/>
          <w:sz w:val="24"/>
          <w:szCs w:val="24"/>
        </w:rPr>
        <w:t>(i.e.,</w:t>
      </w:r>
      <w:r w:rsidR="00484436">
        <w:rPr>
          <w:rFonts w:ascii="Century" w:hAnsi="Century"/>
          <w:sz w:val="24"/>
          <w:szCs w:val="24"/>
        </w:rPr>
        <w:t xml:space="preserve"> race, ethnicity, age, and sex) </w:t>
      </w:r>
      <w:r w:rsidR="00635BAE" w:rsidRPr="00635BAE">
        <w:rPr>
          <w:rFonts w:ascii="Century" w:hAnsi="Century"/>
          <w:sz w:val="24"/>
          <w:szCs w:val="24"/>
        </w:rPr>
        <w:t>and income</w:t>
      </w:r>
      <w:r w:rsidR="003E7FBB">
        <w:rPr>
          <w:rFonts w:ascii="Century" w:hAnsi="Century"/>
          <w:sz w:val="24"/>
          <w:szCs w:val="24"/>
        </w:rPr>
        <w:t xml:space="preserve"> or consumption</w:t>
      </w:r>
      <w:r w:rsidR="00635BAE" w:rsidRPr="00635BAE">
        <w:rPr>
          <w:rFonts w:ascii="Century" w:hAnsi="Century"/>
          <w:sz w:val="24"/>
          <w:szCs w:val="24"/>
        </w:rPr>
        <w:t xml:space="preserve"> </w:t>
      </w:r>
      <w:r w:rsidR="004F2F48">
        <w:rPr>
          <w:rFonts w:ascii="Century" w:hAnsi="Century"/>
          <w:sz w:val="24"/>
          <w:szCs w:val="24"/>
        </w:rPr>
        <w:t>expenditure</w:t>
      </w:r>
      <w:r w:rsidR="00635BAE" w:rsidRPr="00635BAE">
        <w:rPr>
          <w:rFonts w:ascii="Century" w:hAnsi="Century"/>
          <w:sz w:val="24"/>
          <w:szCs w:val="24"/>
        </w:rPr>
        <w:t xml:space="preserve"> information.</w:t>
      </w:r>
    </w:p>
    <w:p w14:paraId="1A7D6056" w14:textId="6EAD8C2A" w:rsidR="00635BAE" w:rsidRPr="00635BAE" w:rsidRDefault="00635BAE" w:rsidP="00590620">
      <w:pPr>
        <w:pStyle w:val="ListParagraph"/>
        <w:numPr>
          <w:ilvl w:val="0"/>
          <w:numId w:val="2"/>
        </w:numPr>
        <w:spacing w:line="360" w:lineRule="auto"/>
        <w:ind w:left="1080"/>
        <w:rPr>
          <w:rFonts w:ascii="Century" w:hAnsi="Century"/>
          <w:sz w:val="24"/>
          <w:szCs w:val="24"/>
        </w:rPr>
      </w:pPr>
      <w:r w:rsidRPr="00136BFB">
        <w:rPr>
          <w:rFonts w:ascii="Century" w:hAnsi="Century"/>
          <w:sz w:val="24"/>
          <w:szCs w:val="24"/>
          <w:u w:val="single"/>
        </w:rPr>
        <w:t xml:space="preserve">Weight the </w:t>
      </w:r>
      <w:r w:rsidR="00772547" w:rsidRPr="00136BFB">
        <w:rPr>
          <w:rFonts w:ascii="Century" w:hAnsi="Century"/>
          <w:sz w:val="24"/>
          <w:szCs w:val="24"/>
          <w:u w:val="single"/>
        </w:rPr>
        <w:t>observations</w:t>
      </w:r>
      <w:r w:rsidR="00347AA4" w:rsidRPr="00136BFB">
        <w:rPr>
          <w:rFonts w:ascii="Century" w:hAnsi="Century"/>
          <w:sz w:val="24"/>
          <w:szCs w:val="24"/>
        </w:rPr>
        <w:t xml:space="preserve"> </w:t>
      </w:r>
      <w:r w:rsidRPr="00136BFB">
        <w:rPr>
          <w:rFonts w:ascii="Century" w:hAnsi="Century"/>
          <w:sz w:val="24"/>
          <w:szCs w:val="24"/>
        </w:rPr>
        <w:t>in the dataset</w:t>
      </w:r>
      <w:r w:rsidR="00B2244F">
        <w:rPr>
          <w:rFonts w:ascii="Century" w:hAnsi="Century"/>
          <w:sz w:val="24"/>
          <w:szCs w:val="24"/>
        </w:rPr>
        <w:t xml:space="preserve">, such that the weight indicates the number of individuals each </w:t>
      </w:r>
      <w:r w:rsidR="00347AA4">
        <w:rPr>
          <w:rFonts w:ascii="Century" w:hAnsi="Century"/>
          <w:sz w:val="24"/>
          <w:szCs w:val="24"/>
        </w:rPr>
        <w:t>observation represents</w:t>
      </w:r>
      <w:r w:rsidRPr="00635BAE">
        <w:rPr>
          <w:rFonts w:ascii="Century" w:hAnsi="Century"/>
          <w:sz w:val="24"/>
          <w:szCs w:val="24"/>
        </w:rPr>
        <w:t>.</w:t>
      </w:r>
    </w:p>
    <w:p w14:paraId="34A8EB40" w14:textId="492C6840" w:rsidR="00BB56A4" w:rsidRPr="00635BAE" w:rsidRDefault="00BB56A4" w:rsidP="00590620">
      <w:pPr>
        <w:pStyle w:val="ListParagraph"/>
        <w:numPr>
          <w:ilvl w:val="0"/>
          <w:numId w:val="2"/>
        </w:numPr>
        <w:spacing w:line="360" w:lineRule="auto"/>
        <w:ind w:left="1080"/>
        <w:rPr>
          <w:rFonts w:ascii="Century" w:hAnsi="Century"/>
          <w:sz w:val="24"/>
          <w:szCs w:val="24"/>
        </w:rPr>
      </w:pPr>
      <w:r w:rsidRPr="00136BFB">
        <w:rPr>
          <w:rFonts w:ascii="Century" w:hAnsi="Century"/>
          <w:sz w:val="24"/>
          <w:szCs w:val="24"/>
          <w:u w:val="single"/>
        </w:rPr>
        <w:t>Calculate weights for each year</w:t>
      </w:r>
      <w:r>
        <w:rPr>
          <w:rFonts w:ascii="Century" w:hAnsi="Century"/>
          <w:sz w:val="24"/>
          <w:szCs w:val="24"/>
        </w:rPr>
        <w:t xml:space="preserve"> of the projection period based on future demographic composition</w:t>
      </w:r>
      <w:r w:rsidR="005465AB">
        <w:rPr>
          <w:rFonts w:ascii="Century" w:hAnsi="Century"/>
          <w:sz w:val="24"/>
          <w:szCs w:val="24"/>
        </w:rPr>
        <w:t xml:space="preserve"> and economic trends</w:t>
      </w:r>
    </w:p>
    <w:p w14:paraId="56E576F1" w14:textId="3F8B58A7" w:rsidR="00635BAE" w:rsidRPr="00635BAE" w:rsidRDefault="003525C1" w:rsidP="00590620">
      <w:pPr>
        <w:pStyle w:val="ListParagraph"/>
        <w:numPr>
          <w:ilvl w:val="0"/>
          <w:numId w:val="2"/>
        </w:numPr>
        <w:spacing w:line="360" w:lineRule="auto"/>
        <w:ind w:left="1080"/>
        <w:rPr>
          <w:rFonts w:ascii="Century" w:hAnsi="Century"/>
          <w:sz w:val="24"/>
          <w:szCs w:val="24"/>
        </w:rPr>
      </w:pPr>
      <w:r w:rsidRPr="00BB56A4">
        <w:rPr>
          <w:rFonts w:ascii="Century" w:hAnsi="Century"/>
          <w:sz w:val="24"/>
          <w:szCs w:val="24"/>
          <w:u w:val="single"/>
        </w:rPr>
        <w:t>Project</w:t>
      </w:r>
      <w:r w:rsidRPr="00136BFB">
        <w:rPr>
          <w:rFonts w:ascii="Century" w:hAnsi="Century"/>
          <w:sz w:val="24"/>
          <w:szCs w:val="24"/>
          <w:u w:val="single"/>
        </w:rPr>
        <w:t xml:space="preserve"> </w:t>
      </w:r>
      <w:r w:rsidR="00B9575E" w:rsidRPr="00136BFB">
        <w:rPr>
          <w:rFonts w:ascii="Century" w:hAnsi="Century"/>
          <w:sz w:val="24"/>
          <w:szCs w:val="24"/>
          <w:u w:val="single"/>
        </w:rPr>
        <w:t>income or consumption</w:t>
      </w:r>
      <w:r w:rsidR="004F2F48" w:rsidRPr="00136BFB">
        <w:rPr>
          <w:rFonts w:ascii="Century" w:hAnsi="Century"/>
          <w:sz w:val="24"/>
          <w:szCs w:val="24"/>
          <w:u w:val="single"/>
        </w:rPr>
        <w:t xml:space="preserve"> expenditure</w:t>
      </w:r>
      <w:r w:rsidR="00966F27" w:rsidRPr="00BB56A4">
        <w:rPr>
          <w:rFonts w:ascii="Century" w:hAnsi="Century"/>
          <w:sz w:val="24"/>
          <w:szCs w:val="24"/>
        </w:rPr>
        <w:t xml:space="preserve"> by appl</w:t>
      </w:r>
      <w:r w:rsidR="00867E6F" w:rsidRPr="00BB56A4">
        <w:rPr>
          <w:rFonts w:ascii="Century" w:hAnsi="Century"/>
          <w:sz w:val="24"/>
          <w:szCs w:val="24"/>
        </w:rPr>
        <w:t>ying</w:t>
      </w:r>
      <w:r w:rsidR="00966F27" w:rsidRPr="00BB56A4">
        <w:rPr>
          <w:rFonts w:ascii="Century" w:hAnsi="Century"/>
          <w:sz w:val="24"/>
          <w:szCs w:val="24"/>
        </w:rPr>
        <w:t xml:space="preserve"> </w:t>
      </w:r>
      <w:r w:rsidR="00F01A0C" w:rsidRPr="00BB56A4">
        <w:rPr>
          <w:rFonts w:ascii="Century" w:hAnsi="Century"/>
          <w:sz w:val="24"/>
          <w:szCs w:val="24"/>
        </w:rPr>
        <w:t xml:space="preserve">weights for each year in the projection </w:t>
      </w:r>
      <w:r w:rsidR="00867E6F" w:rsidRPr="00BB56A4">
        <w:rPr>
          <w:rFonts w:ascii="Century" w:hAnsi="Century"/>
          <w:sz w:val="24"/>
          <w:szCs w:val="24"/>
        </w:rPr>
        <w:t xml:space="preserve">period to </w:t>
      </w:r>
      <w:r w:rsidR="00BB56A4" w:rsidRPr="00BB56A4">
        <w:rPr>
          <w:rFonts w:ascii="Century" w:hAnsi="Century"/>
          <w:sz w:val="24"/>
          <w:szCs w:val="24"/>
        </w:rPr>
        <w:t>baseline observations</w:t>
      </w:r>
      <w:r w:rsidR="00BB56A4">
        <w:rPr>
          <w:rFonts w:ascii="Century" w:hAnsi="Century"/>
          <w:sz w:val="24"/>
          <w:szCs w:val="24"/>
        </w:rPr>
        <w:t>.</w:t>
      </w:r>
      <w:r w:rsidR="00F01A0C" w:rsidRPr="00BB56A4">
        <w:rPr>
          <w:rFonts w:ascii="Century" w:hAnsi="Century"/>
          <w:sz w:val="24"/>
          <w:szCs w:val="24"/>
        </w:rPr>
        <w:t xml:space="preserve"> </w:t>
      </w:r>
      <w:r w:rsidR="00B9575E" w:rsidRPr="00BB56A4">
        <w:rPr>
          <w:rFonts w:ascii="Century" w:hAnsi="Century"/>
          <w:sz w:val="24"/>
          <w:szCs w:val="24"/>
        </w:rPr>
        <w:t xml:space="preserve"> </w:t>
      </w:r>
    </w:p>
    <w:p w14:paraId="3C10E221" w14:textId="1852DDB4" w:rsidR="00635BAE" w:rsidRPr="00635BAE" w:rsidRDefault="00635BAE" w:rsidP="00590620">
      <w:pPr>
        <w:pStyle w:val="ListParagraph"/>
        <w:numPr>
          <w:ilvl w:val="0"/>
          <w:numId w:val="2"/>
        </w:numPr>
        <w:spacing w:line="360" w:lineRule="auto"/>
        <w:ind w:left="1080"/>
        <w:rPr>
          <w:rFonts w:ascii="Century" w:hAnsi="Century"/>
          <w:sz w:val="24"/>
          <w:szCs w:val="24"/>
        </w:rPr>
      </w:pPr>
      <w:r w:rsidRPr="00635BAE">
        <w:rPr>
          <w:rFonts w:ascii="Century" w:hAnsi="Century"/>
          <w:sz w:val="24"/>
          <w:szCs w:val="24"/>
          <w:u w:val="single"/>
        </w:rPr>
        <w:lastRenderedPageBreak/>
        <w:t>Apply tax calculators</w:t>
      </w:r>
      <w:r w:rsidRPr="00635BAE">
        <w:rPr>
          <w:rFonts w:ascii="Century" w:hAnsi="Century"/>
          <w:sz w:val="24"/>
          <w:szCs w:val="24"/>
        </w:rPr>
        <w:t xml:space="preserve"> to the projected incomes </w:t>
      </w:r>
      <w:r w:rsidR="00596AA7">
        <w:rPr>
          <w:rFonts w:ascii="Century" w:hAnsi="Century"/>
          <w:sz w:val="24"/>
          <w:szCs w:val="24"/>
        </w:rPr>
        <w:t xml:space="preserve">or consumption </w:t>
      </w:r>
      <w:r w:rsidRPr="00635BAE">
        <w:rPr>
          <w:rFonts w:ascii="Century" w:hAnsi="Century"/>
          <w:sz w:val="24"/>
          <w:szCs w:val="24"/>
        </w:rPr>
        <w:t xml:space="preserve">to estimate </w:t>
      </w:r>
      <w:r w:rsidR="00A836DD">
        <w:rPr>
          <w:rFonts w:ascii="Century" w:hAnsi="Century"/>
          <w:sz w:val="24"/>
          <w:szCs w:val="24"/>
        </w:rPr>
        <w:t xml:space="preserve">income tax liability and consumption taxes </w:t>
      </w:r>
      <w:r w:rsidR="0061427E">
        <w:rPr>
          <w:rFonts w:ascii="Century" w:hAnsi="Century"/>
          <w:sz w:val="24"/>
          <w:szCs w:val="24"/>
        </w:rPr>
        <w:t xml:space="preserve">paid </w:t>
      </w:r>
      <w:r w:rsidR="00A836DD">
        <w:rPr>
          <w:rFonts w:ascii="Century" w:hAnsi="Century"/>
          <w:sz w:val="24"/>
          <w:szCs w:val="24"/>
        </w:rPr>
        <w:t xml:space="preserve">for each </w:t>
      </w:r>
      <w:r w:rsidR="00802407">
        <w:rPr>
          <w:rFonts w:ascii="Century" w:hAnsi="Century"/>
          <w:sz w:val="24"/>
          <w:szCs w:val="24"/>
        </w:rPr>
        <w:t>observation.</w:t>
      </w:r>
      <w:r w:rsidR="00A836DD" w:rsidRPr="00635BAE">
        <w:rPr>
          <w:rFonts w:ascii="Century" w:hAnsi="Century"/>
          <w:sz w:val="24"/>
          <w:szCs w:val="24"/>
        </w:rPr>
        <w:t xml:space="preserve"> </w:t>
      </w:r>
    </w:p>
    <w:p w14:paraId="05943081" w14:textId="18A14043" w:rsidR="00B56D92" w:rsidRPr="002A4675" w:rsidRDefault="00802407" w:rsidP="002A4675">
      <w:pPr>
        <w:pStyle w:val="ListParagraph"/>
        <w:numPr>
          <w:ilvl w:val="0"/>
          <w:numId w:val="2"/>
        </w:numPr>
        <w:spacing w:line="360" w:lineRule="auto"/>
        <w:ind w:left="1080"/>
        <w:rPr>
          <w:rFonts w:ascii="Century" w:hAnsi="Century"/>
          <w:sz w:val="24"/>
          <w:szCs w:val="24"/>
        </w:rPr>
      </w:pPr>
      <w:r>
        <w:rPr>
          <w:rFonts w:ascii="Century" w:hAnsi="Century"/>
          <w:sz w:val="24"/>
          <w:szCs w:val="24"/>
          <w:u w:val="single"/>
        </w:rPr>
        <w:t xml:space="preserve">Multiply </w:t>
      </w:r>
      <w:r w:rsidRPr="00F0193C">
        <w:rPr>
          <w:rFonts w:ascii="Century" w:hAnsi="Century"/>
          <w:sz w:val="24"/>
          <w:szCs w:val="24"/>
        </w:rPr>
        <w:t>tax</w:t>
      </w:r>
      <w:r w:rsidRPr="007766A1">
        <w:rPr>
          <w:rFonts w:ascii="Century" w:hAnsi="Century"/>
          <w:sz w:val="24"/>
          <w:szCs w:val="24"/>
        </w:rPr>
        <w:t xml:space="preserve"> liability (income)</w:t>
      </w:r>
      <w:r w:rsidRPr="00B300E8">
        <w:rPr>
          <w:rFonts w:ascii="Century" w:hAnsi="Century"/>
          <w:sz w:val="24"/>
          <w:szCs w:val="24"/>
        </w:rPr>
        <w:t xml:space="preserve"> or taxes paid </w:t>
      </w:r>
      <w:r w:rsidRPr="00194BD5">
        <w:rPr>
          <w:rFonts w:ascii="Century" w:hAnsi="Century"/>
          <w:sz w:val="24"/>
          <w:szCs w:val="24"/>
        </w:rPr>
        <w:t>(consum</w:t>
      </w:r>
      <w:r w:rsidRPr="00CB71A0">
        <w:rPr>
          <w:rFonts w:ascii="Century" w:hAnsi="Century"/>
          <w:sz w:val="24"/>
          <w:szCs w:val="24"/>
        </w:rPr>
        <w:t xml:space="preserve">ption) </w:t>
      </w:r>
      <w:r w:rsidR="00C733B2" w:rsidRPr="00ED4FB6">
        <w:rPr>
          <w:rFonts w:ascii="Century" w:hAnsi="Century"/>
          <w:sz w:val="24"/>
          <w:szCs w:val="24"/>
        </w:rPr>
        <w:t xml:space="preserve">for each observation </w:t>
      </w:r>
      <w:r w:rsidRPr="00F0193C">
        <w:rPr>
          <w:rFonts w:ascii="Century" w:hAnsi="Century"/>
          <w:sz w:val="24"/>
          <w:szCs w:val="24"/>
        </w:rPr>
        <w:t xml:space="preserve">by </w:t>
      </w:r>
      <w:r w:rsidR="001941C0" w:rsidRPr="00F0193C">
        <w:rPr>
          <w:rFonts w:ascii="Century" w:hAnsi="Century"/>
          <w:sz w:val="24"/>
          <w:szCs w:val="24"/>
        </w:rPr>
        <w:t xml:space="preserve">weights </w:t>
      </w:r>
      <w:r w:rsidR="00C733B2" w:rsidRPr="00F0193C">
        <w:rPr>
          <w:rFonts w:ascii="Century" w:hAnsi="Century"/>
          <w:sz w:val="24"/>
          <w:szCs w:val="24"/>
        </w:rPr>
        <w:t xml:space="preserve">to calculate total </w:t>
      </w:r>
      <w:r w:rsidR="00F0193C" w:rsidRPr="00F0193C">
        <w:rPr>
          <w:rFonts w:ascii="Century" w:hAnsi="Century"/>
          <w:sz w:val="24"/>
          <w:szCs w:val="24"/>
        </w:rPr>
        <w:t>predicted tax revenue.</w:t>
      </w:r>
    </w:p>
    <w:p w14:paraId="511F741B" w14:textId="09D599C4" w:rsidR="009259D9" w:rsidRDefault="008246D2" w:rsidP="009259D9">
      <w:pPr>
        <w:pStyle w:val="Heading1"/>
        <w:spacing w:before="0" w:line="360" w:lineRule="auto"/>
        <w:rPr>
          <w:color w:val="002069"/>
        </w:rPr>
      </w:pPr>
      <w:r>
        <w:rPr>
          <w:color w:val="002069"/>
        </w:rPr>
        <w:t>Data</w:t>
      </w:r>
      <w:r w:rsidR="008A5261">
        <w:rPr>
          <w:color w:val="002069"/>
        </w:rPr>
        <w:t xml:space="preserve"> </w:t>
      </w:r>
    </w:p>
    <w:p w14:paraId="544582E4" w14:textId="34FFD7F8" w:rsidR="00D47666" w:rsidRDefault="00C72277" w:rsidP="002A4675">
      <w:pPr>
        <w:spacing w:line="480" w:lineRule="auto"/>
        <w:rPr>
          <w:rFonts w:ascii="Century" w:hAnsi="Century"/>
        </w:rPr>
      </w:pPr>
      <w:r>
        <w:rPr>
          <w:rFonts w:ascii="Century" w:hAnsi="Century"/>
        </w:rPr>
        <w:t xml:space="preserve">The below table indicates the </w:t>
      </w:r>
      <w:r w:rsidR="004E6C3B">
        <w:rPr>
          <w:rFonts w:ascii="Century" w:hAnsi="Century"/>
        </w:rPr>
        <w:t>data sources we will use for this project. For further detail on the contents of each data</w:t>
      </w:r>
      <w:r w:rsidR="00973024">
        <w:rPr>
          <w:rFonts w:ascii="Century" w:hAnsi="Century"/>
        </w:rPr>
        <w:t>set</w:t>
      </w:r>
      <w:r w:rsidR="004E6C3B">
        <w:rPr>
          <w:rFonts w:ascii="Century" w:hAnsi="Century"/>
        </w:rPr>
        <w:t xml:space="preserve">, see Appendix B. </w:t>
      </w:r>
    </w:p>
    <w:p w14:paraId="4CD92C72" w14:textId="77777777" w:rsidR="00973024" w:rsidRDefault="00973024" w:rsidP="00C72277">
      <w:pPr>
        <w:rPr>
          <w:rFonts w:ascii="Century" w:hAnsi="Century"/>
        </w:rPr>
      </w:pPr>
    </w:p>
    <w:p w14:paraId="0328B054" w14:textId="09E0128A" w:rsidR="00EA6318" w:rsidRPr="00EA6318" w:rsidRDefault="00EA6318" w:rsidP="00EA6318">
      <w:pPr>
        <w:pBdr>
          <w:bottom w:val="single" w:sz="4" w:space="1" w:color="auto"/>
        </w:pBdr>
        <w:rPr>
          <w:rFonts w:ascii="Century" w:hAnsi="Century"/>
          <w:b/>
          <w:bCs/>
        </w:rPr>
      </w:pPr>
      <w:r w:rsidRPr="00EA6318">
        <w:rPr>
          <w:rFonts w:ascii="Century" w:hAnsi="Century"/>
          <w:b/>
          <w:bCs/>
        </w:rPr>
        <w:t>Table 1.</w:t>
      </w:r>
    </w:p>
    <w:tbl>
      <w:tblPr>
        <w:tblStyle w:val="TableGrid"/>
        <w:tblW w:w="0" w:type="auto"/>
        <w:tblLook w:val="04A0" w:firstRow="1" w:lastRow="0" w:firstColumn="1" w:lastColumn="0" w:noHBand="0" w:noVBand="1"/>
      </w:tblPr>
      <w:tblGrid>
        <w:gridCol w:w="3685"/>
        <w:gridCol w:w="270"/>
        <w:gridCol w:w="5395"/>
      </w:tblGrid>
      <w:tr w:rsidR="006560E4" w:rsidRPr="00427DF5" w14:paraId="6D3FDA25" w14:textId="77777777" w:rsidTr="006F535A">
        <w:tc>
          <w:tcPr>
            <w:tcW w:w="9350" w:type="dxa"/>
            <w:gridSpan w:val="3"/>
            <w:tcBorders>
              <w:bottom w:val="nil"/>
            </w:tcBorders>
            <w:shd w:val="clear" w:color="auto" w:fill="002060"/>
            <w:vAlign w:val="center"/>
          </w:tcPr>
          <w:p w14:paraId="37DB25A4" w14:textId="279148DB" w:rsidR="006560E4" w:rsidRPr="00427DF5" w:rsidRDefault="00782037" w:rsidP="00C72277">
            <w:pPr>
              <w:spacing w:before="60" w:after="60"/>
              <w:jc w:val="center"/>
              <w:rPr>
                <w:rFonts w:ascii="Century" w:hAnsi="Century" w:cs="Segoe UI"/>
                <w:b/>
                <w:color w:val="002060"/>
                <w:sz w:val="20"/>
                <w:szCs w:val="20"/>
              </w:rPr>
            </w:pPr>
            <w:r w:rsidRPr="00427DF5">
              <w:rPr>
                <w:rFonts w:ascii="Century" w:hAnsi="Century" w:cs="Segoe UI"/>
                <w:b/>
                <w:sz w:val="20"/>
                <w:szCs w:val="20"/>
              </w:rPr>
              <w:t>Income</w:t>
            </w:r>
          </w:p>
        </w:tc>
      </w:tr>
      <w:tr w:rsidR="006F535A" w:rsidRPr="00427DF5" w14:paraId="7CF94756" w14:textId="77777777" w:rsidTr="006F535A">
        <w:tc>
          <w:tcPr>
            <w:tcW w:w="3685" w:type="dxa"/>
            <w:tcBorders>
              <w:top w:val="nil"/>
              <w:left w:val="nil"/>
              <w:bottom w:val="nil"/>
              <w:right w:val="nil"/>
            </w:tcBorders>
            <w:shd w:val="clear" w:color="auto" w:fill="D9E2F3" w:themeFill="accent1" w:themeFillTint="33"/>
            <w:vAlign w:val="center"/>
          </w:tcPr>
          <w:p w14:paraId="1B0F19D0" w14:textId="77777777" w:rsidR="006F535A" w:rsidRPr="00427DF5" w:rsidRDefault="006F535A" w:rsidP="00C72277">
            <w:pPr>
              <w:spacing w:before="60" w:after="60"/>
              <w:jc w:val="center"/>
              <w:rPr>
                <w:rFonts w:ascii="Century" w:hAnsi="Century" w:cs="Segoe UI"/>
                <w:b/>
                <w:sz w:val="20"/>
                <w:szCs w:val="20"/>
              </w:rPr>
            </w:pPr>
            <w:r>
              <w:rPr>
                <w:rFonts w:ascii="Century" w:hAnsi="Century" w:cs="Segoe UI"/>
                <w:b/>
                <w:sz w:val="20"/>
                <w:szCs w:val="20"/>
              </w:rPr>
              <w:t>Data Type</w:t>
            </w:r>
          </w:p>
        </w:tc>
        <w:tc>
          <w:tcPr>
            <w:tcW w:w="5665" w:type="dxa"/>
            <w:gridSpan w:val="2"/>
            <w:tcBorders>
              <w:top w:val="nil"/>
              <w:left w:val="nil"/>
              <w:bottom w:val="nil"/>
              <w:right w:val="nil"/>
            </w:tcBorders>
            <w:shd w:val="clear" w:color="auto" w:fill="D9E2F3" w:themeFill="accent1" w:themeFillTint="33"/>
            <w:vAlign w:val="center"/>
          </w:tcPr>
          <w:p w14:paraId="083F3C4F" w14:textId="79FCFDBF" w:rsidR="006F535A" w:rsidRPr="00427DF5" w:rsidRDefault="006F535A" w:rsidP="00C72277">
            <w:pPr>
              <w:spacing w:before="60" w:after="60"/>
              <w:jc w:val="center"/>
              <w:rPr>
                <w:rFonts w:ascii="Century" w:hAnsi="Century" w:cs="Segoe UI"/>
                <w:b/>
                <w:sz w:val="20"/>
                <w:szCs w:val="20"/>
              </w:rPr>
            </w:pPr>
            <w:r>
              <w:rPr>
                <w:rFonts w:ascii="Century" w:hAnsi="Century" w:cs="Segoe UI"/>
                <w:b/>
                <w:sz w:val="20"/>
                <w:szCs w:val="20"/>
              </w:rPr>
              <w:t>Data Source</w:t>
            </w:r>
          </w:p>
        </w:tc>
      </w:tr>
      <w:tr w:rsidR="006560E4" w:rsidRPr="00427DF5" w14:paraId="78663000" w14:textId="77777777" w:rsidTr="00F1450E">
        <w:tc>
          <w:tcPr>
            <w:tcW w:w="3955" w:type="dxa"/>
            <w:gridSpan w:val="2"/>
            <w:tcBorders>
              <w:top w:val="nil"/>
              <w:left w:val="nil"/>
              <w:bottom w:val="nil"/>
              <w:right w:val="nil"/>
            </w:tcBorders>
            <w:vAlign w:val="center"/>
          </w:tcPr>
          <w:p w14:paraId="45A0A7EA" w14:textId="273155D2" w:rsidR="006560E4" w:rsidRPr="00427DF5" w:rsidRDefault="00AE795D" w:rsidP="00C72277">
            <w:pPr>
              <w:spacing w:before="60" w:after="60"/>
              <w:rPr>
                <w:rFonts w:ascii="Century" w:hAnsi="Century" w:cs="Segoe UI"/>
                <w:sz w:val="20"/>
                <w:szCs w:val="20"/>
              </w:rPr>
            </w:pPr>
            <w:r w:rsidRPr="00427DF5">
              <w:rPr>
                <w:rFonts w:ascii="Century" w:hAnsi="Century" w:cs="Segoe UI"/>
                <w:sz w:val="20"/>
                <w:szCs w:val="20"/>
              </w:rPr>
              <w:t xml:space="preserve">Demographic </w:t>
            </w:r>
            <w:r w:rsidR="00CB28DC" w:rsidRPr="00427DF5">
              <w:rPr>
                <w:rFonts w:ascii="Century" w:hAnsi="Century" w:cs="Segoe UI"/>
                <w:sz w:val="20"/>
                <w:szCs w:val="20"/>
              </w:rPr>
              <w:t>Projections</w:t>
            </w:r>
          </w:p>
        </w:tc>
        <w:tc>
          <w:tcPr>
            <w:tcW w:w="5395" w:type="dxa"/>
            <w:tcBorders>
              <w:top w:val="nil"/>
              <w:left w:val="nil"/>
              <w:bottom w:val="nil"/>
              <w:right w:val="nil"/>
            </w:tcBorders>
            <w:vAlign w:val="center"/>
          </w:tcPr>
          <w:p w14:paraId="3F569A31" w14:textId="79C499A4" w:rsidR="006560E4" w:rsidRPr="00427DF5" w:rsidRDefault="00F0193C" w:rsidP="00C72277">
            <w:pPr>
              <w:spacing w:before="60" w:after="60"/>
              <w:rPr>
                <w:rFonts w:ascii="Century" w:hAnsi="Century" w:cs="Segoe UI"/>
                <w:sz w:val="20"/>
                <w:szCs w:val="20"/>
              </w:rPr>
            </w:pPr>
            <w:r>
              <w:rPr>
                <w:rFonts w:ascii="Century" w:hAnsi="Century" w:cs="Segoe UI"/>
                <w:sz w:val="20"/>
                <w:szCs w:val="20"/>
              </w:rPr>
              <w:t xml:space="preserve">NC </w:t>
            </w:r>
            <w:r w:rsidR="00AE795D" w:rsidRPr="00427DF5">
              <w:rPr>
                <w:rFonts w:ascii="Century" w:hAnsi="Century" w:cs="Segoe UI"/>
                <w:sz w:val="20"/>
                <w:szCs w:val="20"/>
              </w:rPr>
              <w:t xml:space="preserve">State </w:t>
            </w:r>
            <w:r>
              <w:rPr>
                <w:rFonts w:ascii="Century" w:hAnsi="Century" w:cs="Segoe UI"/>
                <w:sz w:val="20"/>
                <w:szCs w:val="20"/>
              </w:rPr>
              <w:t>D</w:t>
            </w:r>
            <w:r w:rsidRPr="00427DF5">
              <w:rPr>
                <w:rFonts w:ascii="Century" w:hAnsi="Century" w:cs="Segoe UI"/>
                <w:sz w:val="20"/>
                <w:szCs w:val="20"/>
              </w:rPr>
              <w:t>emographer</w:t>
            </w:r>
          </w:p>
        </w:tc>
      </w:tr>
      <w:tr w:rsidR="006560E4" w:rsidRPr="00427DF5" w14:paraId="2C629F22" w14:textId="77777777" w:rsidTr="00F1450E">
        <w:tc>
          <w:tcPr>
            <w:tcW w:w="3955" w:type="dxa"/>
            <w:gridSpan w:val="2"/>
            <w:tcBorders>
              <w:top w:val="nil"/>
              <w:left w:val="nil"/>
              <w:bottom w:val="nil"/>
              <w:right w:val="nil"/>
            </w:tcBorders>
            <w:shd w:val="clear" w:color="auto" w:fill="F2F2F2" w:themeFill="background1" w:themeFillShade="F2"/>
            <w:vAlign w:val="center"/>
          </w:tcPr>
          <w:p w14:paraId="034C66EA" w14:textId="40934553" w:rsidR="006560E4" w:rsidRPr="00427DF5" w:rsidRDefault="00CB28DC" w:rsidP="00C72277">
            <w:pPr>
              <w:spacing w:before="60" w:after="60"/>
              <w:rPr>
                <w:rFonts w:ascii="Century" w:hAnsi="Century" w:cs="Segoe UI"/>
                <w:sz w:val="20"/>
                <w:szCs w:val="20"/>
              </w:rPr>
            </w:pPr>
            <w:r w:rsidRPr="00427DF5">
              <w:rPr>
                <w:rFonts w:ascii="Century" w:hAnsi="Century" w:cs="Segoe UI"/>
                <w:sz w:val="20"/>
                <w:szCs w:val="20"/>
              </w:rPr>
              <w:t>Income and Tax Microdata</w:t>
            </w:r>
          </w:p>
        </w:tc>
        <w:tc>
          <w:tcPr>
            <w:tcW w:w="5395" w:type="dxa"/>
            <w:tcBorders>
              <w:top w:val="nil"/>
              <w:left w:val="nil"/>
              <w:bottom w:val="nil"/>
              <w:right w:val="nil"/>
            </w:tcBorders>
            <w:shd w:val="clear" w:color="auto" w:fill="F2F2F2" w:themeFill="background1" w:themeFillShade="F2"/>
            <w:vAlign w:val="center"/>
          </w:tcPr>
          <w:p w14:paraId="2514DCAD" w14:textId="312BDE0D" w:rsidR="006560E4" w:rsidRPr="00427DF5" w:rsidRDefault="00CB28DC" w:rsidP="00C72277">
            <w:pPr>
              <w:spacing w:before="60" w:after="60"/>
              <w:rPr>
                <w:rFonts w:ascii="Century" w:hAnsi="Century" w:cs="Segoe UI"/>
                <w:sz w:val="20"/>
                <w:szCs w:val="20"/>
              </w:rPr>
            </w:pPr>
            <w:r w:rsidRPr="00427DF5">
              <w:rPr>
                <w:rFonts w:ascii="Century" w:hAnsi="Century" w:cs="Segoe UI"/>
                <w:sz w:val="20"/>
                <w:szCs w:val="20"/>
              </w:rPr>
              <w:t>Current Population Survey</w:t>
            </w:r>
          </w:p>
        </w:tc>
      </w:tr>
      <w:tr w:rsidR="00D06778" w:rsidRPr="00427DF5" w14:paraId="7FBA9989" w14:textId="77777777" w:rsidTr="00F1450E">
        <w:tc>
          <w:tcPr>
            <w:tcW w:w="3955" w:type="dxa"/>
            <w:gridSpan w:val="2"/>
            <w:tcBorders>
              <w:top w:val="nil"/>
              <w:left w:val="nil"/>
              <w:bottom w:val="nil"/>
              <w:right w:val="nil"/>
            </w:tcBorders>
            <w:vAlign w:val="center"/>
          </w:tcPr>
          <w:p w14:paraId="37742165" w14:textId="3B20B772" w:rsidR="00D06778" w:rsidRPr="00427DF5" w:rsidRDefault="00D06778" w:rsidP="00C72277">
            <w:pPr>
              <w:spacing w:before="60" w:after="60"/>
              <w:rPr>
                <w:rFonts w:ascii="Century" w:hAnsi="Century" w:cs="Segoe UI"/>
                <w:sz w:val="20"/>
                <w:szCs w:val="20"/>
              </w:rPr>
            </w:pPr>
            <w:r w:rsidRPr="00427DF5">
              <w:rPr>
                <w:rFonts w:ascii="Century" w:hAnsi="Century" w:cs="Segoe UI"/>
                <w:sz w:val="20"/>
                <w:szCs w:val="20"/>
              </w:rPr>
              <w:t xml:space="preserve">Wage </w:t>
            </w:r>
            <w:r w:rsidR="00BE3A1A" w:rsidRPr="00427DF5">
              <w:rPr>
                <w:rFonts w:ascii="Century" w:hAnsi="Century" w:cs="Segoe UI"/>
                <w:sz w:val="20"/>
                <w:szCs w:val="20"/>
              </w:rPr>
              <w:t>and Salary</w:t>
            </w:r>
            <w:r w:rsidRPr="00427DF5">
              <w:rPr>
                <w:rFonts w:ascii="Century" w:hAnsi="Century" w:cs="Segoe UI"/>
                <w:sz w:val="20"/>
                <w:szCs w:val="20"/>
              </w:rPr>
              <w:t xml:space="preserve"> Income Growth</w:t>
            </w:r>
          </w:p>
        </w:tc>
        <w:tc>
          <w:tcPr>
            <w:tcW w:w="5395" w:type="dxa"/>
            <w:tcBorders>
              <w:top w:val="nil"/>
              <w:left w:val="nil"/>
              <w:bottom w:val="nil"/>
              <w:right w:val="nil"/>
            </w:tcBorders>
            <w:vAlign w:val="center"/>
          </w:tcPr>
          <w:p w14:paraId="7D31EF69" w14:textId="418D7239" w:rsidR="00D06778" w:rsidRPr="00427DF5" w:rsidRDefault="00C527AE" w:rsidP="00C72277">
            <w:pPr>
              <w:spacing w:before="60" w:after="60"/>
              <w:rPr>
                <w:rFonts w:ascii="Century" w:hAnsi="Century" w:cs="Segoe UI"/>
                <w:sz w:val="20"/>
                <w:szCs w:val="20"/>
              </w:rPr>
            </w:pPr>
            <w:r w:rsidRPr="00427DF5">
              <w:rPr>
                <w:rFonts w:ascii="Century" w:hAnsi="Century" w:cs="Segoe UI"/>
                <w:sz w:val="20"/>
                <w:szCs w:val="20"/>
              </w:rPr>
              <w:t>CBO’s</w:t>
            </w:r>
            <w:r w:rsidR="00D06778" w:rsidRPr="00427DF5">
              <w:rPr>
                <w:rFonts w:ascii="Century" w:hAnsi="Century" w:cs="Segoe UI"/>
                <w:sz w:val="20"/>
                <w:szCs w:val="20"/>
              </w:rPr>
              <w:t xml:space="preserve"> Budget and Economic Outlook</w:t>
            </w:r>
          </w:p>
        </w:tc>
      </w:tr>
      <w:tr w:rsidR="005E3C4D" w:rsidRPr="00427DF5" w14:paraId="10DA5831" w14:textId="77777777" w:rsidTr="0082196C">
        <w:tc>
          <w:tcPr>
            <w:tcW w:w="3955" w:type="dxa"/>
            <w:gridSpan w:val="2"/>
            <w:tcBorders>
              <w:top w:val="nil"/>
              <w:left w:val="nil"/>
              <w:bottom w:val="nil"/>
              <w:right w:val="nil"/>
            </w:tcBorders>
            <w:shd w:val="clear" w:color="auto" w:fill="F2F2F2" w:themeFill="background1" w:themeFillShade="F2"/>
            <w:vAlign w:val="center"/>
          </w:tcPr>
          <w:p w14:paraId="789AF4CB" w14:textId="42B9C18C" w:rsidR="005E3C4D" w:rsidRPr="00427DF5" w:rsidRDefault="005E3C4D" w:rsidP="005E3C4D">
            <w:pPr>
              <w:spacing w:before="60" w:after="60"/>
              <w:rPr>
                <w:rFonts w:ascii="Century" w:hAnsi="Century" w:cs="Segoe UI"/>
                <w:sz w:val="20"/>
                <w:szCs w:val="20"/>
              </w:rPr>
            </w:pPr>
            <w:r>
              <w:rPr>
                <w:rFonts w:ascii="Century" w:hAnsi="Century" w:cs="Segoe UI"/>
                <w:sz w:val="20"/>
                <w:szCs w:val="20"/>
              </w:rPr>
              <w:t xml:space="preserve">Proprietors’ Farm Income </w:t>
            </w:r>
            <w:r w:rsidRPr="00427DF5">
              <w:rPr>
                <w:rFonts w:ascii="Century" w:hAnsi="Century" w:cs="Segoe UI"/>
                <w:sz w:val="20"/>
                <w:szCs w:val="20"/>
              </w:rPr>
              <w:t>Growth</w:t>
            </w:r>
          </w:p>
        </w:tc>
        <w:tc>
          <w:tcPr>
            <w:tcW w:w="5395" w:type="dxa"/>
            <w:tcBorders>
              <w:top w:val="nil"/>
              <w:left w:val="nil"/>
              <w:bottom w:val="nil"/>
              <w:right w:val="nil"/>
            </w:tcBorders>
            <w:shd w:val="clear" w:color="auto" w:fill="F2F2F2" w:themeFill="background1" w:themeFillShade="F2"/>
            <w:vAlign w:val="center"/>
          </w:tcPr>
          <w:p w14:paraId="6BAE17F7" w14:textId="015DE43A"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6BC2A9C8" w14:textId="77777777" w:rsidTr="00F1450E">
        <w:tc>
          <w:tcPr>
            <w:tcW w:w="3955" w:type="dxa"/>
            <w:gridSpan w:val="2"/>
            <w:tcBorders>
              <w:top w:val="nil"/>
              <w:left w:val="nil"/>
              <w:bottom w:val="nil"/>
              <w:right w:val="nil"/>
            </w:tcBorders>
            <w:vAlign w:val="center"/>
          </w:tcPr>
          <w:p w14:paraId="29962F59" w14:textId="2951E630" w:rsidR="005E3C4D" w:rsidRDefault="005E3C4D" w:rsidP="005E3C4D">
            <w:pPr>
              <w:spacing w:before="60" w:after="60"/>
              <w:rPr>
                <w:rFonts w:ascii="Century" w:hAnsi="Century" w:cs="Segoe UI"/>
                <w:sz w:val="20"/>
                <w:szCs w:val="20"/>
              </w:rPr>
            </w:pPr>
            <w:r>
              <w:rPr>
                <w:rFonts w:ascii="Century" w:hAnsi="Century" w:cs="Segoe UI"/>
                <w:sz w:val="20"/>
                <w:szCs w:val="20"/>
              </w:rPr>
              <w:t xml:space="preserve">Proprietors’ </w:t>
            </w:r>
            <w:r w:rsidR="00F1450E">
              <w:rPr>
                <w:rFonts w:ascii="Century" w:hAnsi="Century" w:cs="Segoe UI"/>
                <w:sz w:val="20"/>
                <w:szCs w:val="20"/>
              </w:rPr>
              <w:t>Non-</w:t>
            </w:r>
            <w:r>
              <w:rPr>
                <w:rFonts w:ascii="Century" w:hAnsi="Century" w:cs="Segoe UI"/>
                <w:sz w:val="20"/>
                <w:szCs w:val="20"/>
              </w:rPr>
              <w:t xml:space="preserve">Farm Income </w:t>
            </w:r>
            <w:r w:rsidRPr="00427DF5">
              <w:rPr>
                <w:rFonts w:ascii="Century" w:hAnsi="Century" w:cs="Segoe UI"/>
                <w:sz w:val="20"/>
                <w:szCs w:val="20"/>
              </w:rPr>
              <w:t>Growth</w:t>
            </w:r>
          </w:p>
        </w:tc>
        <w:tc>
          <w:tcPr>
            <w:tcW w:w="5395" w:type="dxa"/>
            <w:tcBorders>
              <w:top w:val="nil"/>
              <w:left w:val="nil"/>
              <w:bottom w:val="nil"/>
              <w:right w:val="nil"/>
            </w:tcBorders>
            <w:vAlign w:val="center"/>
          </w:tcPr>
          <w:p w14:paraId="01A32B59" w14:textId="60ADB289"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2616B940" w14:textId="77777777" w:rsidTr="0082196C">
        <w:tc>
          <w:tcPr>
            <w:tcW w:w="3955" w:type="dxa"/>
            <w:gridSpan w:val="2"/>
            <w:tcBorders>
              <w:top w:val="nil"/>
              <w:left w:val="nil"/>
              <w:bottom w:val="nil"/>
              <w:right w:val="nil"/>
            </w:tcBorders>
            <w:shd w:val="clear" w:color="auto" w:fill="F2F2F2" w:themeFill="background1" w:themeFillShade="F2"/>
            <w:vAlign w:val="center"/>
          </w:tcPr>
          <w:p w14:paraId="15FE75AE" w14:textId="20E8C02B" w:rsidR="005E3C4D" w:rsidRPr="00427DF5" w:rsidRDefault="0082196C" w:rsidP="005E3C4D">
            <w:pPr>
              <w:spacing w:before="60" w:after="60"/>
              <w:rPr>
                <w:rFonts w:ascii="Century" w:hAnsi="Century" w:cs="Segoe UI"/>
                <w:sz w:val="20"/>
                <w:szCs w:val="20"/>
              </w:rPr>
            </w:pPr>
            <w:r>
              <w:rPr>
                <w:rFonts w:ascii="Century" w:hAnsi="Century" w:cs="Segoe UI"/>
                <w:sz w:val="20"/>
                <w:szCs w:val="20"/>
              </w:rPr>
              <w:t>Interest</w:t>
            </w:r>
            <w:r w:rsidR="005E3C4D" w:rsidRPr="00427DF5">
              <w:rPr>
                <w:rFonts w:ascii="Century" w:hAnsi="Century" w:cs="Segoe UI"/>
                <w:sz w:val="20"/>
                <w:szCs w:val="20"/>
              </w:rPr>
              <w:t xml:space="preserve"> Income Growth</w:t>
            </w:r>
          </w:p>
        </w:tc>
        <w:tc>
          <w:tcPr>
            <w:tcW w:w="5395" w:type="dxa"/>
            <w:tcBorders>
              <w:top w:val="nil"/>
              <w:left w:val="nil"/>
              <w:bottom w:val="nil"/>
              <w:right w:val="nil"/>
            </w:tcBorders>
            <w:shd w:val="clear" w:color="auto" w:fill="F2F2F2" w:themeFill="background1" w:themeFillShade="F2"/>
            <w:vAlign w:val="center"/>
          </w:tcPr>
          <w:p w14:paraId="5DF549A2" w14:textId="6A63BC43"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1E21051A" w14:textId="77777777" w:rsidTr="0082196C">
        <w:tc>
          <w:tcPr>
            <w:tcW w:w="3955" w:type="dxa"/>
            <w:gridSpan w:val="2"/>
            <w:tcBorders>
              <w:top w:val="nil"/>
              <w:left w:val="nil"/>
              <w:bottom w:val="nil"/>
              <w:right w:val="nil"/>
            </w:tcBorders>
            <w:shd w:val="clear" w:color="auto" w:fill="auto"/>
            <w:vAlign w:val="center"/>
          </w:tcPr>
          <w:p w14:paraId="6842C18B" w14:textId="4F2DA96C"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Rental Income Growth</w:t>
            </w:r>
          </w:p>
        </w:tc>
        <w:tc>
          <w:tcPr>
            <w:tcW w:w="5395" w:type="dxa"/>
            <w:tcBorders>
              <w:top w:val="nil"/>
              <w:left w:val="nil"/>
              <w:bottom w:val="nil"/>
              <w:right w:val="nil"/>
            </w:tcBorders>
            <w:shd w:val="clear" w:color="auto" w:fill="auto"/>
            <w:vAlign w:val="center"/>
          </w:tcPr>
          <w:p w14:paraId="6407E675" w14:textId="49062779"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595E4F7D" w14:textId="77777777" w:rsidTr="0082196C">
        <w:tc>
          <w:tcPr>
            <w:tcW w:w="3955" w:type="dxa"/>
            <w:gridSpan w:val="2"/>
            <w:tcBorders>
              <w:top w:val="nil"/>
              <w:left w:val="nil"/>
              <w:bottom w:val="nil"/>
              <w:right w:val="nil"/>
            </w:tcBorders>
            <w:shd w:val="clear" w:color="auto" w:fill="F2F2F2" w:themeFill="background1" w:themeFillShade="F2"/>
            <w:vAlign w:val="center"/>
          </w:tcPr>
          <w:p w14:paraId="72B175A2" w14:textId="0F4B75DB"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Dividend Income Growth</w:t>
            </w:r>
          </w:p>
        </w:tc>
        <w:tc>
          <w:tcPr>
            <w:tcW w:w="5395" w:type="dxa"/>
            <w:tcBorders>
              <w:top w:val="nil"/>
              <w:left w:val="nil"/>
              <w:bottom w:val="nil"/>
              <w:right w:val="nil"/>
            </w:tcBorders>
            <w:shd w:val="clear" w:color="auto" w:fill="F2F2F2" w:themeFill="background1" w:themeFillShade="F2"/>
            <w:vAlign w:val="center"/>
          </w:tcPr>
          <w:p w14:paraId="1CFAB77F" w14:textId="0733FC76"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CBO’s Budget and Economic Outlook</w:t>
            </w:r>
          </w:p>
        </w:tc>
      </w:tr>
      <w:tr w:rsidR="005E3C4D" w:rsidRPr="00427DF5" w14:paraId="1319B017" w14:textId="77777777" w:rsidTr="0082196C">
        <w:tc>
          <w:tcPr>
            <w:tcW w:w="3955" w:type="dxa"/>
            <w:gridSpan w:val="2"/>
            <w:tcBorders>
              <w:top w:val="nil"/>
              <w:left w:val="nil"/>
              <w:bottom w:val="nil"/>
              <w:right w:val="nil"/>
            </w:tcBorders>
            <w:shd w:val="clear" w:color="auto" w:fill="auto"/>
            <w:vAlign w:val="center"/>
          </w:tcPr>
          <w:p w14:paraId="5A820A78" w14:textId="2D48872D" w:rsidR="005E3C4D" w:rsidRPr="00427DF5" w:rsidRDefault="005E3C4D" w:rsidP="005E3C4D">
            <w:pPr>
              <w:spacing w:before="60" w:after="60"/>
              <w:rPr>
                <w:rFonts w:ascii="Century" w:hAnsi="Century" w:cs="Segoe UI"/>
                <w:sz w:val="20"/>
                <w:szCs w:val="20"/>
              </w:rPr>
            </w:pPr>
            <w:r w:rsidRPr="00421806">
              <w:rPr>
                <w:rFonts w:ascii="Century" w:hAnsi="Century" w:cs="Segoe UI"/>
                <w:sz w:val="20"/>
                <w:szCs w:val="20"/>
                <w:highlight w:val="yellow"/>
                <w:rPrChange w:id="0" w:author="Sam Sloate" w:date="2021-10-06T12:00:00Z">
                  <w:rPr>
                    <w:rFonts w:ascii="Century" w:hAnsi="Century" w:cs="Segoe UI"/>
                    <w:sz w:val="20"/>
                    <w:szCs w:val="20"/>
                  </w:rPr>
                </w:rPrChange>
              </w:rPr>
              <w:t>Capital Gains Income</w:t>
            </w:r>
          </w:p>
        </w:tc>
        <w:tc>
          <w:tcPr>
            <w:tcW w:w="5395" w:type="dxa"/>
            <w:tcBorders>
              <w:top w:val="nil"/>
              <w:left w:val="nil"/>
              <w:bottom w:val="nil"/>
              <w:right w:val="nil"/>
            </w:tcBorders>
            <w:shd w:val="clear" w:color="auto" w:fill="auto"/>
            <w:vAlign w:val="center"/>
          </w:tcPr>
          <w:p w14:paraId="49D88957" w14:textId="4EEE0927"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TBD</w:t>
            </w:r>
          </w:p>
        </w:tc>
      </w:tr>
      <w:tr w:rsidR="005E3C4D" w:rsidRPr="00427DF5" w14:paraId="70447EF5" w14:textId="77777777" w:rsidTr="0082196C">
        <w:tc>
          <w:tcPr>
            <w:tcW w:w="3955" w:type="dxa"/>
            <w:gridSpan w:val="2"/>
            <w:tcBorders>
              <w:top w:val="nil"/>
              <w:left w:val="nil"/>
              <w:bottom w:val="nil"/>
              <w:right w:val="nil"/>
            </w:tcBorders>
            <w:shd w:val="clear" w:color="auto" w:fill="F2F2F2" w:themeFill="background1" w:themeFillShade="F2"/>
            <w:vAlign w:val="center"/>
          </w:tcPr>
          <w:p w14:paraId="0C358D24" w14:textId="54163A91"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High-Income Earners</w:t>
            </w:r>
            <w:r w:rsidRPr="00427DF5">
              <w:rPr>
                <w:rStyle w:val="FootnoteReference"/>
                <w:rFonts w:ascii="Century" w:hAnsi="Century" w:cs="Segoe UI"/>
                <w:sz w:val="20"/>
                <w:szCs w:val="20"/>
              </w:rPr>
              <w:footnoteReference w:id="3"/>
            </w:r>
          </w:p>
        </w:tc>
        <w:tc>
          <w:tcPr>
            <w:tcW w:w="5395" w:type="dxa"/>
            <w:tcBorders>
              <w:top w:val="nil"/>
              <w:left w:val="nil"/>
              <w:bottom w:val="nil"/>
              <w:right w:val="nil"/>
            </w:tcBorders>
            <w:shd w:val="clear" w:color="auto" w:fill="F2F2F2" w:themeFill="background1" w:themeFillShade="F2"/>
            <w:vAlign w:val="center"/>
          </w:tcPr>
          <w:p w14:paraId="7D74433D" w14:textId="7EA9D1D8"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OSBM</w:t>
            </w:r>
          </w:p>
        </w:tc>
      </w:tr>
      <w:tr w:rsidR="005E3C4D" w:rsidRPr="00427DF5" w14:paraId="2C0B4701" w14:textId="77777777" w:rsidTr="000152D7">
        <w:tc>
          <w:tcPr>
            <w:tcW w:w="9350" w:type="dxa"/>
            <w:gridSpan w:val="3"/>
            <w:tcBorders>
              <w:top w:val="nil"/>
              <w:left w:val="nil"/>
              <w:bottom w:val="nil"/>
              <w:right w:val="nil"/>
            </w:tcBorders>
            <w:shd w:val="clear" w:color="auto" w:fill="002060"/>
            <w:vAlign w:val="center"/>
          </w:tcPr>
          <w:p w14:paraId="26628168" w14:textId="4B7DE85C" w:rsidR="005E3C4D" w:rsidRPr="00427DF5" w:rsidRDefault="005E3C4D" w:rsidP="005E3C4D">
            <w:pPr>
              <w:spacing w:before="60" w:after="60"/>
              <w:jc w:val="center"/>
              <w:rPr>
                <w:rFonts w:ascii="Century" w:hAnsi="Century" w:cs="Segoe UI"/>
                <w:b/>
                <w:sz w:val="20"/>
                <w:szCs w:val="20"/>
              </w:rPr>
            </w:pPr>
            <w:r w:rsidRPr="00427DF5">
              <w:rPr>
                <w:rFonts w:ascii="Century" w:hAnsi="Century" w:cs="Segoe UI"/>
                <w:b/>
                <w:sz w:val="20"/>
                <w:szCs w:val="20"/>
              </w:rPr>
              <w:t>Consumption</w:t>
            </w:r>
          </w:p>
        </w:tc>
      </w:tr>
      <w:tr w:rsidR="005E3C4D" w:rsidRPr="00427DF5" w14:paraId="2D330E39" w14:textId="77777777" w:rsidTr="00F1450E">
        <w:tc>
          <w:tcPr>
            <w:tcW w:w="3955" w:type="dxa"/>
            <w:gridSpan w:val="2"/>
            <w:tcBorders>
              <w:top w:val="nil"/>
              <w:left w:val="nil"/>
              <w:bottom w:val="nil"/>
              <w:right w:val="nil"/>
            </w:tcBorders>
            <w:vAlign w:val="center"/>
          </w:tcPr>
          <w:p w14:paraId="29F37380" w14:textId="3F25946F"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Demographic Projections</w:t>
            </w:r>
          </w:p>
        </w:tc>
        <w:tc>
          <w:tcPr>
            <w:tcW w:w="5395" w:type="dxa"/>
            <w:tcBorders>
              <w:top w:val="nil"/>
              <w:left w:val="nil"/>
              <w:bottom w:val="nil"/>
              <w:right w:val="nil"/>
            </w:tcBorders>
            <w:vAlign w:val="center"/>
          </w:tcPr>
          <w:p w14:paraId="7BA2BCD4" w14:textId="06471BE6" w:rsidR="005E3C4D" w:rsidRPr="00427DF5" w:rsidRDefault="0041408A" w:rsidP="005E3C4D">
            <w:pPr>
              <w:spacing w:before="60" w:after="60"/>
              <w:rPr>
                <w:rFonts w:ascii="Century" w:hAnsi="Century" w:cs="Segoe UI"/>
                <w:sz w:val="20"/>
                <w:szCs w:val="20"/>
              </w:rPr>
            </w:pPr>
            <w:r>
              <w:rPr>
                <w:rFonts w:ascii="Century" w:hAnsi="Century" w:cs="Segoe UI"/>
                <w:sz w:val="20"/>
                <w:szCs w:val="20"/>
              </w:rPr>
              <w:t>NC State Demographer</w:t>
            </w:r>
          </w:p>
        </w:tc>
      </w:tr>
      <w:tr w:rsidR="005E3C4D" w:rsidRPr="00427DF5" w14:paraId="58FE68F5" w14:textId="77777777" w:rsidTr="00F1450E">
        <w:tc>
          <w:tcPr>
            <w:tcW w:w="3955" w:type="dxa"/>
            <w:gridSpan w:val="2"/>
            <w:tcBorders>
              <w:top w:val="nil"/>
              <w:left w:val="nil"/>
              <w:bottom w:val="nil"/>
              <w:right w:val="nil"/>
            </w:tcBorders>
            <w:shd w:val="clear" w:color="auto" w:fill="F2F2F2" w:themeFill="background1" w:themeFillShade="F2"/>
            <w:vAlign w:val="center"/>
          </w:tcPr>
          <w:p w14:paraId="59223379" w14:textId="6184ACE2"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Consumer Expenditure Microdata</w:t>
            </w:r>
          </w:p>
        </w:tc>
        <w:tc>
          <w:tcPr>
            <w:tcW w:w="5395" w:type="dxa"/>
            <w:tcBorders>
              <w:top w:val="nil"/>
              <w:left w:val="nil"/>
              <w:bottom w:val="nil"/>
              <w:right w:val="nil"/>
            </w:tcBorders>
            <w:shd w:val="clear" w:color="auto" w:fill="F2F2F2" w:themeFill="background1" w:themeFillShade="F2"/>
            <w:vAlign w:val="center"/>
          </w:tcPr>
          <w:p w14:paraId="101D8EDD" w14:textId="19911E81"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Bureau of Labor Statistics, Consumer Expenditure Survey</w:t>
            </w:r>
          </w:p>
        </w:tc>
      </w:tr>
      <w:tr w:rsidR="005E3C4D" w:rsidRPr="00427DF5" w14:paraId="4D7A62C9" w14:textId="77777777" w:rsidTr="00F1450E">
        <w:tc>
          <w:tcPr>
            <w:tcW w:w="3955" w:type="dxa"/>
            <w:gridSpan w:val="2"/>
            <w:tcBorders>
              <w:top w:val="nil"/>
              <w:left w:val="nil"/>
              <w:bottom w:val="nil"/>
              <w:right w:val="nil"/>
            </w:tcBorders>
            <w:vAlign w:val="center"/>
          </w:tcPr>
          <w:p w14:paraId="432FEAD4" w14:textId="32675033"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Tourism Revenue Data</w:t>
            </w:r>
            <w:r w:rsidRPr="00427DF5">
              <w:rPr>
                <w:rStyle w:val="FootnoteReference"/>
                <w:rFonts w:ascii="Century" w:hAnsi="Century" w:cs="Segoe UI"/>
                <w:sz w:val="20"/>
                <w:szCs w:val="20"/>
              </w:rPr>
              <w:footnoteReference w:id="4"/>
            </w:r>
          </w:p>
        </w:tc>
        <w:tc>
          <w:tcPr>
            <w:tcW w:w="5395" w:type="dxa"/>
            <w:tcBorders>
              <w:top w:val="nil"/>
              <w:left w:val="nil"/>
              <w:bottom w:val="nil"/>
              <w:right w:val="nil"/>
            </w:tcBorders>
            <w:vAlign w:val="center"/>
          </w:tcPr>
          <w:p w14:paraId="20508E93" w14:textId="0A216ED5" w:rsidR="005E3C4D" w:rsidRPr="00427DF5" w:rsidRDefault="005E3C4D" w:rsidP="005E3C4D">
            <w:pPr>
              <w:spacing w:before="60" w:after="60"/>
              <w:rPr>
                <w:rFonts w:ascii="Century" w:hAnsi="Century" w:cs="Segoe UI"/>
                <w:sz w:val="20"/>
                <w:szCs w:val="20"/>
              </w:rPr>
            </w:pPr>
            <w:r w:rsidRPr="00427DF5">
              <w:rPr>
                <w:rFonts w:ascii="Century" w:hAnsi="Century" w:cs="Segoe UI"/>
                <w:sz w:val="20"/>
                <w:szCs w:val="20"/>
              </w:rPr>
              <w:t>State Tourism report / Travel Industry group reports</w:t>
            </w:r>
          </w:p>
        </w:tc>
      </w:tr>
      <w:tr w:rsidR="005E3C4D" w:rsidRPr="00427DF5" w14:paraId="1C6487F2" w14:textId="77777777" w:rsidTr="00F1450E">
        <w:tc>
          <w:tcPr>
            <w:tcW w:w="3955" w:type="dxa"/>
            <w:gridSpan w:val="2"/>
            <w:tcBorders>
              <w:top w:val="nil"/>
              <w:left w:val="nil"/>
              <w:bottom w:val="nil"/>
              <w:right w:val="nil"/>
            </w:tcBorders>
          </w:tcPr>
          <w:p w14:paraId="32727875" w14:textId="77777777" w:rsidR="005E3C4D" w:rsidRPr="00427DF5" w:rsidRDefault="005E3C4D" w:rsidP="005E3C4D">
            <w:pPr>
              <w:spacing w:line="360" w:lineRule="auto"/>
              <w:rPr>
                <w:rFonts w:ascii="Century" w:hAnsi="Century" w:cs="Segoe UI"/>
                <w:sz w:val="20"/>
                <w:szCs w:val="20"/>
              </w:rPr>
            </w:pPr>
          </w:p>
        </w:tc>
        <w:tc>
          <w:tcPr>
            <w:tcW w:w="5395" w:type="dxa"/>
            <w:tcBorders>
              <w:top w:val="nil"/>
              <w:left w:val="nil"/>
              <w:bottom w:val="nil"/>
              <w:right w:val="nil"/>
            </w:tcBorders>
          </w:tcPr>
          <w:p w14:paraId="6C83EE94" w14:textId="77777777" w:rsidR="005E3C4D" w:rsidRPr="00427DF5" w:rsidRDefault="005E3C4D" w:rsidP="005E3C4D">
            <w:pPr>
              <w:spacing w:line="360" w:lineRule="auto"/>
              <w:rPr>
                <w:rFonts w:ascii="Century" w:hAnsi="Century" w:cs="Segoe UI"/>
                <w:sz w:val="20"/>
                <w:szCs w:val="20"/>
              </w:rPr>
            </w:pPr>
          </w:p>
        </w:tc>
      </w:tr>
      <w:tr w:rsidR="005E3C4D" w:rsidRPr="00427DF5" w14:paraId="3ABD056C" w14:textId="77777777" w:rsidTr="00F1450E">
        <w:tc>
          <w:tcPr>
            <w:tcW w:w="3955" w:type="dxa"/>
            <w:gridSpan w:val="2"/>
            <w:tcBorders>
              <w:top w:val="nil"/>
              <w:left w:val="nil"/>
              <w:bottom w:val="nil"/>
              <w:right w:val="nil"/>
            </w:tcBorders>
          </w:tcPr>
          <w:p w14:paraId="666F6D7F" w14:textId="77777777" w:rsidR="005E3C4D" w:rsidRPr="00427DF5" w:rsidRDefault="005E3C4D" w:rsidP="005E3C4D">
            <w:pPr>
              <w:spacing w:line="360" w:lineRule="auto"/>
              <w:rPr>
                <w:rFonts w:ascii="Century" w:hAnsi="Century" w:cs="Segoe UI"/>
                <w:sz w:val="20"/>
                <w:szCs w:val="20"/>
              </w:rPr>
            </w:pPr>
          </w:p>
        </w:tc>
        <w:tc>
          <w:tcPr>
            <w:tcW w:w="5395" w:type="dxa"/>
            <w:tcBorders>
              <w:top w:val="nil"/>
              <w:left w:val="nil"/>
              <w:bottom w:val="nil"/>
              <w:right w:val="nil"/>
            </w:tcBorders>
          </w:tcPr>
          <w:p w14:paraId="5BC8A05D" w14:textId="77777777" w:rsidR="005E3C4D" w:rsidRPr="00427DF5" w:rsidRDefault="005E3C4D" w:rsidP="005E3C4D">
            <w:pPr>
              <w:spacing w:line="360" w:lineRule="auto"/>
              <w:rPr>
                <w:rFonts w:ascii="Century" w:hAnsi="Century" w:cs="Segoe UI"/>
                <w:sz w:val="20"/>
                <w:szCs w:val="20"/>
              </w:rPr>
            </w:pPr>
          </w:p>
        </w:tc>
      </w:tr>
    </w:tbl>
    <w:p w14:paraId="3B8BC7A7" w14:textId="77777777" w:rsidR="00FD6D72" w:rsidRDefault="00FD6D72" w:rsidP="00FD6D72"/>
    <w:p w14:paraId="01E6F640" w14:textId="77777777" w:rsidR="00FD6D72" w:rsidRPr="00FD6D72" w:rsidRDefault="00FD6D72" w:rsidP="00FD6D72"/>
    <w:p w14:paraId="4C3CB836" w14:textId="08BE161D" w:rsidR="008246D2" w:rsidRDefault="00090D86" w:rsidP="008246D2">
      <w:pPr>
        <w:pStyle w:val="Heading1"/>
        <w:spacing w:before="0" w:line="360" w:lineRule="auto"/>
        <w:rPr>
          <w:color w:val="002069"/>
        </w:rPr>
      </w:pPr>
      <w:r>
        <w:rPr>
          <w:color w:val="002069"/>
        </w:rPr>
        <w:lastRenderedPageBreak/>
        <w:t>Model Construction</w:t>
      </w:r>
    </w:p>
    <w:p w14:paraId="2B4E01DE" w14:textId="1896340D" w:rsidR="008246D2" w:rsidRDefault="008246D2" w:rsidP="008246D2">
      <w:pPr>
        <w:pStyle w:val="Heading2"/>
        <w:spacing w:line="360" w:lineRule="auto"/>
        <w:rPr>
          <w:rFonts w:ascii="Segoe UI" w:hAnsi="Segoe UI" w:cs="Segoe UI"/>
          <w:color w:val="002069"/>
          <w:sz w:val="28"/>
          <w:szCs w:val="28"/>
        </w:rPr>
      </w:pPr>
      <w:r>
        <w:rPr>
          <w:rFonts w:ascii="Segoe UI" w:hAnsi="Segoe UI" w:cs="Segoe UI"/>
          <w:color w:val="002069"/>
          <w:sz w:val="28"/>
          <w:szCs w:val="28"/>
        </w:rPr>
        <w:t>Income Model (Sam)</w:t>
      </w:r>
    </w:p>
    <w:p w14:paraId="037DAC00" w14:textId="034DAFA4" w:rsidR="000F00D5" w:rsidRDefault="000F00D5" w:rsidP="000F00D5">
      <w:pPr>
        <w:spacing w:before="14" w:line="480" w:lineRule="auto"/>
        <w:jc w:val="both"/>
        <w:rPr>
          <w:rFonts w:ascii="Century" w:hAnsi="Century"/>
        </w:rPr>
      </w:pPr>
      <w:r>
        <w:rPr>
          <w:rFonts w:ascii="Century" w:hAnsi="Century"/>
        </w:rPr>
        <w:tab/>
        <w:t>The first microsimulation model will predict future income tax revenue</w:t>
      </w:r>
      <w:r w:rsidR="003F4DE7">
        <w:rPr>
          <w:rFonts w:ascii="Century" w:hAnsi="Century"/>
        </w:rPr>
        <w:t xml:space="preserve"> </w:t>
      </w:r>
      <w:r w:rsidR="00BB773B">
        <w:rPr>
          <w:rFonts w:ascii="Century" w:hAnsi="Century"/>
        </w:rPr>
        <w:t xml:space="preserve">and will be built using the following steps: </w:t>
      </w:r>
      <w:commentRangeStart w:id="1"/>
      <w:commentRangeStart w:id="2"/>
      <w:commentRangeStart w:id="3"/>
      <w:commentRangeStart w:id="4"/>
      <w:commentRangeStart w:id="5"/>
      <w:r w:rsidR="00BB773B">
        <w:rPr>
          <w:rFonts w:ascii="Century" w:hAnsi="Century"/>
        </w:rPr>
        <w:t xml:space="preserve">1) assemble the base dataset, 2) weight the base dataset, 3) assemble projections, </w:t>
      </w:r>
      <w:r w:rsidR="001F78E2">
        <w:rPr>
          <w:rFonts w:ascii="Century" w:hAnsi="Century"/>
        </w:rPr>
        <w:t>4</w:t>
      </w:r>
      <w:r w:rsidR="001F78E2">
        <w:rPr>
          <w:rFonts w:ascii="Century" w:hAnsi="Century"/>
        </w:rPr>
        <w:t xml:space="preserve">) alter DEA’s tax calculator, </w:t>
      </w:r>
      <w:r w:rsidR="001F78E2">
        <w:rPr>
          <w:rFonts w:ascii="Century" w:hAnsi="Century"/>
        </w:rPr>
        <w:t>5</w:t>
      </w:r>
      <w:r w:rsidR="00344712">
        <w:rPr>
          <w:rFonts w:ascii="Century" w:hAnsi="Century"/>
        </w:rPr>
        <w:t xml:space="preserve">) test </w:t>
      </w:r>
      <w:r w:rsidR="00D1204E">
        <w:rPr>
          <w:rFonts w:ascii="Century" w:hAnsi="Century"/>
        </w:rPr>
        <w:t xml:space="preserve">the model, </w:t>
      </w:r>
      <w:r w:rsidR="001F78E2">
        <w:rPr>
          <w:rFonts w:ascii="Century" w:hAnsi="Century"/>
        </w:rPr>
        <w:t>6</w:t>
      </w:r>
      <w:r w:rsidR="00C90DFB">
        <w:rPr>
          <w:rFonts w:ascii="Century" w:hAnsi="Century"/>
        </w:rPr>
        <w:t xml:space="preserve">) </w:t>
      </w:r>
      <w:r w:rsidR="00407262">
        <w:rPr>
          <w:rFonts w:ascii="Century" w:hAnsi="Century"/>
        </w:rPr>
        <w:t>“age” the dataset</w:t>
      </w:r>
      <w:commentRangeStart w:id="6"/>
      <w:r w:rsidR="00C90DFB">
        <w:rPr>
          <w:rFonts w:ascii="Century" w:hAnsi="Century"/>
        </w:rPr>
        <w:t xml:space="preserve">, </w:t>
      </w:r>
      <w:commentRangeEnd w:id="6"/>
      <w:r w:rsidR="00C01B12">
        <w:rPr>
          <w:rStyle w:val="CommentReference"/>
        </w:rPr>
        <w:commentReference w:id="6"/>
      </w:r>
      <w:r w:rsidR="001F78E2">
        <w:rPr>
          <w:rFonts w:ascii="Century" w:hAnsi="Century"/>
        </w:rPr>
        <w:t>7</w:t>
      </w:r>
      <w:r w:rsidR="00206549">
        <w:rPr>
          <w:rFonts w:ascii="Century" w:hAnsi="Century"/>
        </w:rPr>
        <w:t xml:space="preserve">) </w:t>
      </w:r>
      <w:r w:rsidR="000B0AD1">
        <w:rPr>
          <w:rFonts w:ascii="Century" w:hAnsi="Century"/>
        </w:rPr>
        <w:t>adjust income</w:t>
      </w:r>
      <w:r w:rsidR="00DF342D">
        <w:rPr>
          <w:rFonts w:ascii="Century" w:hAnsi="Century"/>
        </w:rPr>
        <w:t xml:space="preserve">s, </w:t>
      </w:r>
      <w:r w:rsidR="00131650">
        <w:rPr>
          <w:rFonts w:ascii="Century" w:hAnsi="Century"/>
        </w:rPr>
        <w:t xml:space="preserve">and </w:t>
      </w:r>
      <w:r w:rsidR="00D1204E">
        <w:rPr>
          <w:rFonts w:ascii="Century" w:hAnsi="Century"/>
        </w:rPr>
        <w:t>8</w:t>
      </w:r>
      <w:r w:rsidR="00131650">
        <w:rPr>
          <w:rFonts w:ascii="Century" w:hAnsi="Century"/>
        </w:rPr>
        <w:t>) apply the tax calculator to the dataset.</w:t>
      </w:r>
      <w:commentRangeEnd w:id="1"/>
      <w:r w:rsidR="007766A1">
        <w:rPr>
          <w:rStyle w:val="CommentReference"/>
        </w:rPr>
        <w:commentReference w:id="1"/>
      </w:r>
      <w:commentRangeEnd w:id="2"/>
      <w:r w:rsidR="00AF36C6">
        <w:rPr>
          <w:rStyle w:val="CommentReference"/>
        </w:rPr>
        <w:commentReference w:id="2"/>
      </w:r>
      <w:commentRangeEnd w:id="3"/>
      <w:r w:rsidR="00D1204E">
        <w:rPr>
          <w:rStyle w:val="CommentReference"/>
        </w:rPr>
        <w:commentReference w:id="3"/>
      </w:r>
      <w:commentRangeEnd w:id="4"/>
      <w:r w:rsidR="00D1204E">
        <w:rPr>
          <w:rStyle w:val="CommentReference"/>
        </w:rPr>
        <w:commentReference w:id="4"/>
      </w:r>
      <w:commentRangeEnd w:id="5"/>
      <w:r w:rsidR="00BD7D3A">
        <w:rPr>
          <w:rStyle w:val="CommentReference"/>
        </w:rPr>
        <w:commentReference w:id="5"/>
      </w:r>
    </w:p>
    <w:p w14:paraId="1AEA32F3" w14:textId="6DCD8720" w:rsidR="00131650" w:rsidRDefault="00131650" w:rsidP="000F00D5">
      <w:pPr>
        <w:spacing w:before="14" w:line="480" w:lineRule="auto"/>
        <w:jc w:val="both"/>
        <w:rPr>
          <w:rFonts w:ascii="Century" w:hAnsi="Century"/>
        </w:rPr>
      </w:pPr>
      <w:r>
        <w:rPr>
          <w:rFonts w:ascii="Century" w:hAnsi="Century"/>
        </w:rPr>
        <w:tab/>
      </w:r>
      <w:r w:rsidRPr="00131650">
        <w:rPr>
          <w:rFonts w:ascii="Century" w:hAnsi="Century"/>
          <w:b/>
          <w:bCs/>
        </w:rPr>
        <w:t>Assemble the base dataset.</w:t>
      </w:r>
      <w:r>
        <w:rPr>
          <w:rFonts w:ascii="Century" w:hAnsi="Century"/>
          <w:b/>
          <w:bCs/>
        </w:rPr>
        <w:t xml:space="preserve"> </w:t>
      </w:r>
      <w:r>
        <w:rPr>
          <w:rFonts w:ascii="Century" w:hAnsi="Century"/>
        </w:rPr>
        <w:t xml:space="preserve">Data from the </w:t>
      </w:r>
      <w:r w:rsidR="00951ABA">
        <w:rPr>
          <w:rFonts w:ascii="Century" w:hAnsi="Century"/>
        </w:rPr>
        <w:t xml:space="preserve">2015-2019 </w:t>
      </w:r>
      <w:r>
        <w:rPr>
          <w:rFonts w:ascii="Century" w:hAnsi="Century"/>
        </w:rPr>
        <w:t xml:space="preserve">CPS </w:t>
      </w:r>
      <w:r w:rsidR="00951ABA">
        <w:rPr>
          <w:rFonts w:ascii="Century" w:hAnsi="Century"/>
        </w:rPr>
        <w:t xml:space="preserve">will be </w:t>
      </w:r>
      <w:commentRangeStart w:id="7"/>
      <w:r w:rsidR="00C54D3F">
        <w:rPr>
          <w:rFonts w:ascii="Century" w:hAnsi="Century"/>
        </w:rPr>
        <w:t xml:space="preserve">“collapsed” </w:t>
      </w:r>
      <w:commentRangeEnd w:id="7"/>
      <w:r w:rsidR="00A44138">
        <w:rPr>
          <w:rStyle w:val="CommentReference"/>
        </w:rPr>
        <w:commentReference w:id="7"/>
      </w:r>
      <w:r w:rsidR="00C54D3F">
        <w:rPr>
          <w:rFonts w:ascii="Century" w:hAnsi="Century"/>
        </w:rPr>
        <w:t xml:space="preserve">to group all five years in to one aggregate year. This </w:t>
      </w:r>
      <w:r w:rsidR="00192067">
        <w:rPr>
          <w:rFonts w:ascii="Century" w:hAnsi="Century"/>
        </w:rPr>
        <w:t xml:space="preserve">technique provides more people with different base characteristics </w:t>
      </w:r>
      <w:r w:rsidR="005B2291">
        <w:rPr>
          <w:rFonts w:ascii="Century" w:hAnsi="Century"/>
        </w:rPr>
        <w:t xml:space="preserve">in the base year, </w:t>
      </w:r>
      <w:r w:rsidR="00E85435">
        <w:rPr>
          <w:rFonts w:ascii="Century" w:hAnsi="Century"/>
        </w:rPr>
        <w:t>which is more reflective of the total North Carolina population.</w:t>
      </w:r>
      <w:r w:rsidR="00D93BFB">
        <w:rPr>
          <w:rStyle w:val="FootnoteReference"/>
          <w:rFonts w:ascii="Century" w:hAnsi="Century"/>
        </w:rPr>
        <w:footnoteReference w:id="5"/>
      </w:r>
      <w:r w:rsidR="00E85435">
        <w:rPr>
          <w:rFonts w:ascii="Century" w:hAnsi="Century"/>
        </w:rPr>
        <w:t xml:space="preserve"> </w:t>
      </w:r>
      <w:commentRangeStart w:id="8"/>
      <w:commentRangeStart w:id="9"/>
      <w:r w:rsidR="00086D47">
        <w:rPr>
          <w:rFonts w:ascii="Century" w:hAnsi="Century"/>
        </w:rPr>
        <w:t xml:space="preserve">[[Tom’s </w:t>
      </w:r>
      <w:r w:rsidR="0016292C">
        <w:rPr>
          <w:rFonts w:ascii="Century" w:hAnsi="Century"/>
        </w:rPr>
        <w:t>text here]]</w:t>
      </w:r>
      <w:commentRangeEnd w:id="8"/>
      <w:r w:rsidR="0016292C">
        <w:rPr>
          <w:rStyle w:val="CommentReference"/>
        </w:rPr>
        <w:commentReference w:id="8"/>
      </w:r>
      <w:commentRangeEnd w:id="9"/>
      <w:r w:rsidR="00D13AF1">
        <w:rPr>
          <w:rStyle w:val="CommentReference"/>
        </w:rPr>
        <w:commentReference w:id="9"/>
      </w:r>
      <w:r w:rsidR="000E477B">
        <w:rPr>
          <w:rFonts w:ascii="Century" w:hAnsi="Century"/>
        </w:rPr>
        <w:t xml:space="preserve">. </w:t>
      </w:r>
      <w:r w:rsidR="004B2244">
        <w:rPr>
          <w:rFonts w:ascii="Century" w:hAnsi="Century"/>
        </w:rPr>
        <w:t xml:space="preserve">All income variables will be adjusted to </w:t>
      </w:r>
      <w:r w:rsidR="004B2244" w:rsidRPr="00407262">
        <w:rPr>
          <w:rFonts w:ascii="Century" w:hAnsi="Century"/>
        </w:rPr>
        <w:t>2019</w:t>
      </w:r>
      <w:r w:rsidR="004B2244">
        <w:rPr>
          <w:rFonts w:ascii="Century" w:hAnsi="Century"/>
        </w:rPr>
        <w:t xml:space="preserve"> dollars using the Consumer Price Index.</w:t>
      </w:r>
    </w:p>
    <w:p w14:paraId="0A070782" w14:textId="6E5BE162" w:rsidR="008D7BFB" w:rsidRDefault="008D7BFB" w:rsidP="000F00D5">
      <w:pPr>
        <w:spacing w:before="14" w:line="480" w:lineRule="auto"/>
        <w:jc w:val="both"/>
        <w:rPr>
          <w:rFonts w:ascii="Century" w:hAnsi="Century"/>
        </w:rPr>
      </w:pPr>
      <w:r>
        <w:rPr>
          <w:rFonts w:ascii="Century" w:hAnsi="Century"/>
        </w:rPr>
        <w:tab/>
        <w:t xml:space="preserve">The </w:t>
      </w:r>
      <w:r w:rsidR="00A827EA">
        <w:rPr>
          <w:rFonts w:ascii="Century" w:hAnsi="Century"/>
        </w:rPr>
        <w:t xml:space="preserve">data also need to be corrected for </w:t>
      </w:r>
      <w:proofErr w:type="spellStart"/>
      <w:r w:rsidR="00A827EA">
        <w:rPr>
          <w:rFonts w:ascii="Century" w:hAnsi="Century"/>
        </w:rPr>
        <w:t>topcoded</w:t>
      </w:r>
      <w:proofErr w:type="spellEnd"/>
      <w:r w:rsidR="00A827EA">
        <w:rPr>
          <w:rFonts w:ascii="Century" w:hAnsi="Century"/>
        </w:rPr>
        <w:t xml:space="preserve"> earnings</w:t>
      </w:r>
      <w:r w:rsidR="00DB3F8B">
        <w:rPr>
          <w:rFonts w:ascii="Century" w:hAnsi="Century"/>
        </w:rPr>
        <w:t>,</w:t>
      </w:r>
      <w:r w:rsidR="002F3001">
        <w:rPr>
          <w:rStyle w:val="FootnoteReference"/>
          <w:rFonts w:ascii="Century" w:hAnsi="Century"/>
        </w:rPr>
        <w:footnoteReference w:id="6"/>
      </w:r>
      <w:r w:rsidR="002F3001">
        <w:rPr>
          <w:rFonts w:ascii="Century" w:hAnsi="Century"/>
        </w:rPr>
        <w:t xml:space="preserve"> which the CPS does to </w:t>
      </w:r>
      <w:r w:rsidR="00A827EA">
        <w:rPr>
          <w:rFonts w:ascii="Century" w:hAnsi="Century"/>
        </w:rPr>
        <w:t>preserve privacy</w:t>
      </w:r>
      <w:r w:rsidR="00344A3E">
        <w:rPr>
          <w:rFonts w:ascii="Century" w:hAnsi="Century"/>
        </w:rPr>
        <w:t xml:space="preserve">. </w:t>
      </w:r>
      <w:commentRangeStart w:id="10"/>
      <w:r w:rsidR="00CA45D4">
        <w:rPr>
          <w:rFonts w:ascii="Century" w:hAnsi="Century"/>
        </w:rPr>
        <w:t xml:space="preserve">We will work </w:t>
      </w:r>
      <w:r w:rsidR="004C38ED">
        <w:rPr>
          <w:rFonts w:ascii="Century" w:hAnsi="Century"/>
        </w:rPr>
        <w:t>our client</w:t>
      </w:r>
      <w:r w:rsidR="00CA45D4">
        <w:rPr>
          <w:rFonts w:ascii="Century" w:hAnsi="Century"/>
        </w:rPr>
        <w:t xml:space="preserve"> to artificially create a </w:t>
      </w:r>
      <w:r w:rsidR="000E63A7">
        <w:rPr>
          <w:rFonts w:ascii="Century" w:hAnsi="Century"/>
        </w:rPr>
        <w:t xml:space="preserve">representative sample </w:t>
      </w:r>
      <w:r w:rsidR="00CA45D4">
        <w:rPr>
          <w:rFonts w:ascii="Century" w:hAnsi="Century"/>
        </w:rPr>
        <w:t xml:space="preserve">people with </w:t>
      </w:r>
      <w:proofErr w:type="spellStart"/>
      <w:r w:rsidR="00301A32">
        <w:rPr>
          <w:rFonts w:ascii="Century" w:hAnsi="Century"/>
        </w:rPr>
        <w:t>topcoded</w:t>
      </w:r>
      <w:proofErr w:type="spellEnd"/>
      <w:r w:rsidR="00301A32">
        <w:rPr>
          <w:rFonts w:ascii="Century" w:hAnsi="Century"/>
        </w:rPr>
        <w:t xml:space="preserve"> earnings, likely by taking the mean incomes of high earners and applying that income to </w:t>
      </w:r>
      <w:proofErr w:type="gramStart"/>
      <w:r w:rsidR="00301A32">
        <w:rPr>
          <w:rFonts w:ascii="Century" w:hAnsi="Century"/>
        </w:rPr>
        <w:t>all of</w:t>
      </w:r>
      <w:proofErr w:type="gramEnd"/>
      <w:r w:rsidR="00301A32">
        <w:rPr>
          <w:rFonts w:ascii="Century" w:hAnsi="Century"/>
        </w:rPr>
        <w:t xml:space="preserve"> those individuals.</w:t>
      </w:r>
      <w:r w:rsidR="00101ADD">
        <w:rPr>
          <w:rFonts w:ascii="Century" w:hAnsi="Century"/>
        </w:rPr>
        <w:t xml:space="preserve"> </w:t>
      </w:r>
      <w:commentRangeEnd w:id="10"/>
      <w:r w:rsidR="00686E30">
        <w:rPr>
          <w:rStyle w:val="CommentReference"/>
        </w:rPr>
        <w:commentReference w:id="10"/>
      </w:r>
      <w:r w:rsidR="00101ADD">
        <w:rPr>
          <w:rFonts w:ascii="Century" w:hAnsi="Century"/>
        </w:rPr>
        <w:t>Should this be infeasible, some literature exists on</w:t>
      </w:r>
      <w:r w:rsidR="004C38ED">
        <w:rPr>
          <w:rFonts w:ascii="Century" w:hAnsi="Century"/>
        </w:rPr>
        <w:t xml:space="preserve"> methods for</w:t>
      </w:r>
      <w:r w:rsidR="00101ADD">
        <w:rPr>
          <w:rFonts w:ascii="Century" w:hAnsi="Century"/>
        </w:rPr>
        <w:t xml:space="preserve"> imputing </w:t>
      </w:r>
      <w:proofErr w:type="spellStart"/>
      <w:r w:rsidR="00101ADD">
        <w:rPr>
          <w:rFonts w:ascii="Century" w:hAnsi="Century"/>
        </w:rPr>
        <w:t>topcoded</w:t>
      </w:r>
      <w:proofErr w:type="spellEnd"/>
      <w:r w:rsidR="00101ADD">
        <w:rPr>
          <w:rFonts w:ascii="Century" w:hAnsi="Century"/>
        </w:rPr>
        <w:t xml:space="preserve"> earnings</w:t>
      </w:r>
      <w:r w:rsidR="00DB3F8B">
        <w:rPr>
          <w:rFonts w:ascii="Century" w:hAnsi="Century"/>
        </w:rPr>
        <w:t>.</w:t>
      </w:r>
      <w:r w:rsidR="00C47D4A" w:rsidRPr="00DB3F8B">
        <w:rPr>
          <w:rStyle w:val="EndnoteReference"/>
          <w:rFonts w:ascii="Century" w:hAnsi="Century"/>
        </w:rPr>
        <w:endnoteReference w:id="3"/>
      </w:r>
      <w:r w:rsidR="005F51E5" w:rsidRPr="00DB3F8B">
        <w:rPr>
          <w:rFonts w:ascii="Century" w:hAnsi="Century"/>
          <w:vertAlign w:val="superscript"/>
        </w:rPr>
        <w:t xml:space="preserve">, </w:t>
      </w:r>
      <w:r w:rsidR="005F51E5" w:rsidRPr="00DB3F8B">
        <w:rPr>
          <w:rStyle w:val="EndnoteReference"/>
          <w:rFonts w:ascii="Century" w:hAnsi="Century"/>
        </w:rPr>
        <w:endnoteReference w:id="4"/>
      </w:r>
      <w:r w:rsidR="00056F6B" w:rsidRPr="00DB3F8B">
        <w:rPr>
          <w:rFonts w:ascii="Century" w:hAnsi="Century"/>
          <w:vertAlign w:val="superscript"/>
        </w:rPr>
        <w:t xml:space="preserve">, </w:t>
      </w:r>
      <w:r w:rsidR="00DB3F8B" w:rsidRPr="00DB3F8B">
        <w:rPr>
          <w:rStyle w:val="EndnoteReference"/>
          <w:rFonts w:ascii="Century" w:hAnsi="Century"/>
        </w:rPr>
        <w:endnoteReference w:id="5"/>
      </w:r>
    </w:p>
    <w:p w14:paraId="4E748B36" w14:textId="340F3E6B" w:rsidR="00125C8A" w:rsidRPr="00344712" w:rsidRDefault="008F06B4" w:rsidP="000F00D5">
      <w:pPr>
        <w:spacing w:before="14" w:line="480" w:lineRule="auto"/>
        <w:jc w:val="both"/>
        <w:rPr>
          <w:rFonts w:ascii="Century" w:hAnsi="Century"/>
          <w:vertAlign w:val="superscript"/>
        </w:rPr>
      </w:pPr>
      <w:r>
        <w:rPr>
          <w:rFonts w:ascii="Century" w:hAnsi="Century"/>
        </w:rPr>
        <w:tab/>
        <w:t xml:space="preserve">We will also </w:t>
      </w:r>
      <w:r w:rsidR="00717218">
        <w:rPr>
          <w:rFonts w:ascii="Century" w:hAnsi="Century"/>
        </w:rPr>
        <w:t>create new</w:t>
      </w:r>
      <w:r>
        <w:rPr>
          <w:rFonts w:ascii="Century" w:hAnsi="Century"/>
        </w:rPr>
        <w:t xml:space="preserve"> </w:t>
      </w:r>
      <w:r w:rsidR="00717218">
        <w:rPr>
          <w:rFonts w:ascii="Century" w:hAnsi="Century"/>
        </w:rPr>
        <w:t>column</w:t>
      </w:r>
      <w:r w:rsidR="002B6461">
        <w:rPr>
          <w:rFonts w:ascii="Century" w:hAnsi="Century"/>
        </w:rPr>
        <w:t>s</w:t>
      </w:r>
      <w:r w:rsidR="00717218">
        <w:rPr>
          <w:rFonts w:ascii="Century" w:hAnsi="Century"/>
        </w:rPr>
        <w:t xml:space="preserve"> in the dataset for </w:t>
      </w:r>
      <w:r w:rsidR="002B6461">
        <w:rPr>
          <w:rFonts w:ascii="Century" w:hAnsi="Century"/>
        </w:rPr>
        <w:t>relevant variables that the CPS does not record</w:t>
      </w:r>
      <w:r w:rsidR="00D41AF9">
        <w:rPr>
          <w:rFonts w:ascii="Century" w:hAnsi="Century"/>
        </w:rPr>
        <w:t>, such as</w:t>
      </w:r>
      <w:r w:rsidR="002B6461">
        <w:rPr>
          <w:rFonts w:ascii="Century" w:hAnsi="Century"/>
        </w:rPr>
        <w:t xml:space="preserve"> </w:t>
      </w:r>
      <w:r w:rsidR="002B6461" w:rsidRPr="002B6461">
        <w:rPr>
          <w:rFonts w:ascii="Century" w:hAnsi="Century"/>
        </w:rPr>
        <w:t>IRA contributions</w:t>
      </w:r>
      <w:r w:rsidR="002B6461">
        <w:rPr>
          <w:rFonts w:ascii="Century" w:hAnsi="Century"/>
        </w:rPr>
        <w:t>, s</w:t>
      </w:r>
      <w:r w:rsidR="002B6461" w:rsidRPr="002B6461">
        <w:rPr>
          <w:rFonts w:ascii="Century" w:hAnsi="Century"/>
        </w:rPr>
        <w:t>elf-employed health insurance deduction</w:t>
      </w:r>
      <w:r w:rsidR="007A5F44">
        <w:rPr>
          <w:rFonts w:ascii="Century" w:hAnsi="Century"/>
        </w:rPr>
        <w:t>s</w:t>
      </w:r>
      <w:r w:rsidR="002B6461">
        <w:rPr>
          <w:rFonts w:ascii="Century" w:hAnsi="Century"/>
        </w:rPr>
        <w:t>,</w:t>
      </w:r>
      <w:r w:rsidR="002B6461" w:rsidRPr="002B6461">
        <w:rPr>
          <w:rFonts w:ascii="Century" w:hAnsi="Century"/>
        </w:rPr>
        <w:t xml:space="preserve"> </w:t>
      </w:r>
      <w:r w:rsidR="002B6461">
        <w:rPr>
          <w:rFonts w:ascii="Century" w:hAnsi="Century"/>
        </w:rPr>
        <w:t>s</w:t>
      </w:r>
      <w:r w:rsidR="002B6461" w:rsidRPr="002B6461">
        <w:rPr>
          <w:rFonts w:ascii="Century" w:hAnsi="Century"/>
        </w:rPr>
        <w:t>elf-employed savings deduction</w:t>
      </w:r>
      <w:r w:rsidR="007A5F44">
        <w:rPr>
          <w:rFonts w:ascii="Century" w:hAnsi="Century"/>
        </w:rPr>
        <w:t xml:space="preserve">s, </w:t>
      </w:r>
      <w:r w:rsidR="002B6461">
        <w:rPr>
          <w:rFonts w:ascii="Century" w:hAnsi="Century"/>
        </w:rPr>
        <w:t>i</w:t>
      </w:r>
      <w:r w:rsidR="002B6461" w:rsidRPr="002B6461">
        <w:rPr>
          <w:rFonts w:ascii="Century" w:hAnsi="Century"/>
        </w:rPr>
        <w:t>temized deductions</w:t>
      </w:r>
      <w:r w:rsidR="002B6461">
        <w:rPr>
          <w:rFonts w:ascii="Century" w:hAnsi="Century"/>
        </w:rPr>
        <w:t>,</w:t>
      </w:r>
      <w:r w:rsidR="002B6461" w:rsidRPr="002B6461">
        <w:rPr>
          <w:rFonts w:ascii="Century" w:hAnsi="Century"/>
        </w:rPr>
        <w:t xml:space="preserve"> </w:t>
      </w:r>
      <w:r w:rsidR="002B6461">
        <w:rPr>
          <w:rFonts w:ascii="Century" w:hAnsi="Century"/>
        </w:rPr>
        <w:t>c</w:t>
      </w:r>
      <w:r w:rsidR="002B6461" w:rsidRPr="002B6461">
        <w:rPr>
          <w:rFonts w:ascii="Century" w:hAnsi="Century"/>
        </w:rPr>
        <w:t>hild and dependent care expenses</w:t>
      </w:r>
      <w:r w:rsidR="002B6461">
        <w:rPr>
          <w:rFonts w:ascii="Century" w:hAnsi="Century"/>
        </w:rPr>
        <w:t>, and</w:t>
      </w:r>
      <w:r w:rsidR="002B6461" w:rsidRPr="002B6461">
        <w:rPr>
          <w:rFonts w:ascii="Century" w:hAnsi="Century"/>
        </w:rPr>
        <w:t xml:space="preserve"> </w:t>
      </w:r>
      <w:r w:rsidR="00717218">
        <w:rPr>
          <w:rFonts w:ascii="Century" w:hAnsi="Century"/>
        </w:rPr>
        <w:t>capital gains</w:t>
      </w:r>
      <w:r w:rsidR="002B6461">
        <w:rPr>
          <w:rFonts w:ascii="Century" w:hAnsi="Century"/>
        </w:rPr>
        <w:t xml:space="preserve"> or losses.</w:t>
      </w:r>
      <w:r>
        <w:rPr>
          <w:rFonts w:ascii="Century" w:hAnsi="Century"/>
        </w:rPr>
        <w:t xml:space="preserve"> </w:t>
      </w:r>
      <w:r w:rsidR="00454EB4">
        <w:rPr>
          <w:rFonts w:ascii="Century" w:hAnsi="Century"/>
        </w:rPr>
        <w:t xml:space="preserve">We will discuss with our client </w:t>
      </w:r>
      <w:r w:rsidR="004F7258">
        <w:rPr>
          <w:rFonts w:ascii="Century" w:hAnsi="Century"/>
        </w:rPr>
        <w:lastRenderedPageBreak/>
        <w:t xml:space="preserve">and with </w:t>
      </w:r>
      <w:commentRangeStart w:id="11"/>
      <w:r w:rsidR="004F7258">
        <w:rPr>
          <w:rFonts w:ascii="Century" w:hAnsi="Century"/>
        </w:rPr>
        <w:t xml:space="preserve">industry experts </w:t>
      </w:r>
      <w:commentRangeEnd w:id="11"/>
      <w:r w:rsidR="00FF6B78">
        <w:rPr>
          <w:rStyle w:val="CommentReference"/>
        </w:rPr>
        <w:commentReference w:id="11"/>
      </w:r>
      <w:r w:rsidR="00D41AF9">
        <w:rPr>
          <w:rFonts w:ascii="Century" w:hAnsi="Century"/>
        </w:rPr>
        <w:t>whether</w:t>
      </w:r>
      <w:r w:rsidR="004F7258">
        <w:rPr>
          <w:rFonts w:ascii="Century" w:hAnsi="Century"/>
        </w:rPr>
        <w:t xml:space="preserve"> all variables above</w:t>
      </w:r>
      <w:r w:rsidR="00D41AF9">
        <w:rPr>
          <w:rFonts w:ascii="Century" w:hAnsi="Century"/>
        </w:rPr>
        <w:t xml:space="preserve"> </w:t>
      </w:r>
      <w:r w:rsidR="00891160">
        <w:rPr>
          <w:rFonts w:ascii="Century" w:hAnsi="Century"/>
        </w:rPr>
        <w:t>are</w:t>
      </w:r>
      <w:r w:rsidR="004F7258">
        <w:rPr>
          <w:rFonts w:ascii="Century" w:hAnsi="Century"/>
        </w:rPr>
        <w:t xml:space="preserve"> </w:t>
      </w:r>
      <w:r w:rsidR="00D41AF9">
        <w:rPr>
          <w:rFonts w:ascii="Century" w:hAnsi="Century"/>
        </w:rPr>
        <w:t xml:space="preserve">necessary </w:t>
      </w:r>
      <w:r w:rsidR="00891160">
        <w:rPr>
          <w:rFonts w:ascii="Century" w:hAnsi="Century"/>
        </w:rPr>
        <w:t xml:space="preserve">to include, as well as the best way to impute them, </w:t>
      </w:r>
      <w:r w:rsidR="00363B63">
        <w:rPr>
          <w:rFonts w:ascii="Century" w:hAnsi="Century"/>
        </w:rPr>
        <w:t xml:space="preserve">but likely options include 1) performing a </w:t>
      </w:r>
      <w:commentRangeStart w:id="12"/>
      <w:r w:rsidR="002F5314">
        <w:rPr>
          <w:rFonts w:ascii="Century" w:hAnsi="Century"/>
        </w:rPr>
        <w:t xml:space="preserve">statistical match </w:t>
      </w:r>
      <w:commentRangeEnd w:id="12"/>
      <w:r w:rsidR="00751640">
        <w:rPr>
          <w:rStyle w:val="CommentReference"/>
        </w:rPr>
        <w:commentReference w:id="12"/>
      </w:r>
      <w:r w:rsidR="002F5314">
        <w:rPr>
          <w:rFonts w:ascii="Century" w:hAnsi="Century"/>
        </w:rPr>
        <w:t xml:space="preserve">to the IRS’ </w:t>
      </w:r>
      <w:r w:rsidR="00454EB4">
        <w:rPr>
          <w:rFonts w:ascii="Century" w:hAnsi="Century"/>
        </w:rPr>
        <w:t xml:space="preserve">national </w:t>
      </w:r>
      <w:r w:rsidR="002F5314">
        <w:rPr>
          <w:rFonts w:ascii="Century" w:hAnsi="Century"/>
        </w:rPr>
        <w:t>Statistics of Income (SOI) Public Use File</w:t>
      </w:r>
      <w:r w:rsidR="00A724BB">
        <w:rPr>
          <w:rFonts w:ascii="Century" w:hAnsi="Century"/>
        </w:rPr>
        <w:t xml:space="preserve">; 2) adopting the mean value </w:t>
      </w:r>
      <w:r w:rsidR="008C7BA4">
        <w:rPr>
          <w:rFonts w:ascii="Century" w:hAnsi="Century"/>
        </w:rPr>
        <w:t>from North Carolina</w:t>
      </w:r>
      <w:r w:rsidR="004C38ED">
        <w:rPr>
          <w:rFonts w:ascii="Century" w:hAnsi="Century"/>
        </w:rPr>
        <w:t xml:space="preserve"> income</w:t>
      </w:r>
      <w:r w:rsidR="008C7BA4">
        <w:rPr>
          <w:rFonts w:ascii="Century" w:hAnsi="Century"/>
        </w:rPr>
        <w:t xml:space="preserve"> </w:t>
      </w:r>
      <w:r w:rsidR="004C38ED">
        <w:rPr>
          <w:rFonts w:ascii="Century" w:hAnsi="Century"/>
        </w:rPr>
        <w:t xml:space="preserve">tax </w:t>
      </w:r>
      <w:r w:rsidR="008C7BA4">
        <w:rPr>
          <w:rFonts w:ascii="Century" w:hAnsi="Century"/>
        </w:rPr>
        <w:t xml:space="preserve">summary statistics; or 3) </w:t>
      </w:r>
      <w:r w:rsidR="004C38ED">
        <w:rPr>
          <w:rFonts w:ascii="Century" w:hAnsi="Century"/>
        </w:rPr>
        <w:t xml:space="preserve">work with our client to </w:t>
      </w:r>
      <w:r w:rsidR="00882EA0">
        <w:rPr>
          <w:rFonts w:ascii="Century" w:hAnsi="Century"/>
        </w:rPr>
        <w:t xml:space="preserve">artificially create a sample </w:t>
      </w:r>
      <w:r w:rsidR="00014BC6">
        <w:rPr>
          <w:rFonts w:ascii="Century" w:hAnsi="Century"/>
        </w:rPr>
        <w:t xml:space="preserve">of </w:t>
      </w:r>
      <w:r w:rsidR="00882EA0">
        <w:rPr>
          <w:rFonts w:ascii="Century" w:hAnsi="Century"/>
        </w:rPr>
        <w:t xml:space="preserve">people with </w:t>
      </w:r>
      <w:r w:rsidR="0096674C">
        <w:rPr>
          <w:rFonts w:ascii="Century" w:hAnsi="Century"/>
        </w:rPr>
        <w:t xml:space="preserve">representative </w:t>
      </w:r>
      <w:r w:rsidR="0096674C">
        <w:rPr>
          <w:rFonts w:ascii="Century" w:hAnsi="Century"/>
        </w:rPr>
        <w:t>distributions of these variables</w:t>
      </w:r>
      <w:r w:rsidR="004D6C64">
        <w:rPr>
          <w:rFonts w:ascii="Century" w:hAnsi="Century"/>
        </w:rPr>
        <w:t>.</w:t>
      </w:r>
      <w:r w:rsidR="0050540A" w:rsidRPr="00FD154C">
        <w:rPr>
          <w:rStyle w:val="EndnoteReference"/>
          <w:rFonts w:ascii="Century" w:hAnsi="Century"/>
        </w:rPr>
        <w:endnoteReference w:id="6"/>
      </w:r>
      <w:r w:rsidR="00FD154C" w:rsidRPr="00FD154C">
        <w:rPr>
          <w:rFonts w:ascii="Century" w:hAnsi="Century"/>
          <w:vertAlign w:val="superscript"/>
        </w:rPr>
        <w:t xml:space="preserve">, </w:t>
      </w:r>
      <w:r w:rsidR="00FD154C" w:rsidRPr="00FD154C">
        <w:rPr>
          <w:rStyle w:val="EndnoteReference"/>
          <w:rFonts w:ascii="Century" w:hAnsi="Century"/>
        </w:rPr>
        <w:endnoteReference w:id="7"/>
      </w:r>
    </w:p>
    <w:p w14:paraId="4411D293" w14:textId="7CD0D56A" w:rsidR="008270AB" w:rsidRPr="00131650" w:rsidRDefault="008270AB" w:rsidP="000F00D5">
      <w:pPr>
        <w:spacing w:before="14" w:line="480" w:lineRule="auto"/>
        <w:jc w:val="both"/>
        <w:rPr>
          <w:rFonts w:ascii="Century" w:hAnsi="Century"/>
        </w:rPr>
      </w:pPr>
      <w:r>
        <w:rPr>
          <w:rFonts w:ascii="Century" w:hAnsi="Century"/>
        </w:rPr>
        <w:tab/>
      </w:r>
      <w:commentRangeStart w:id="13"/>
      <w:r>
        <w:rPr>
          <w:rFonts w:ascii="Century" w:hAnsi="Century"/>
        </w:rPr>
        <w:t xml:space="preserve">Last, we will remove </w:t>
      </w:r>
      <w:proofErr w:type="spellStart"/>
      <w:r>
        <w:rPr>
          <w:rFonts w:ascii="Century" w:hAnsi="Century"/>
        </w:rPr>
        <w:t>nonfilers</w:t>
      </w:r>
      <w:proofErr w:type="spellEnd"/>
      <w:r>
        <w:rPr>
          <w:rFonts w:ascii="Century" w:hAnsi="Century"/>
        </w:rPr>
        <w:t xml:space="preserve"> from the dataset</w:t>
      </w:r>
      <w:r w:rsidR="00882EA0">
        <w:rPr>
          <w:rFonts w:ascii="Century" w:hAnsi="Century"/>
        </w:rPr>
        <w:t xml:space="preserve"> before we begin our analysis</w:t>
      </w:r>
      <w:r w:rsidR="004D6C64">
        <w:rPr>
          <w:rFonts w:ascii="Century" w:hAnsi="Century"/>
        </w:rPr>
        <w:t>, as per client recommendation</w:t>
      </w:r>
      <w:r w:rsidR="005F23AB">
        <w:rPr>
          <w:rFonts w:ascii="Century" w:hAnsi="Century"/>
        </w:rPr>
        <w:t>.</w:t>
      </w:r>
      <w:commentRangeEnd w:id="13"/>
      <w:r w:rsidR="002D5099">
        <w:rPr>
          <w:rStyle w:val="CommentReference"/>
        </w:rPr>
        <w:commentReference w:id="13"/>
      </w:r>
    </w:p>
    <w:p w14:paraId="2DEEAF31" w14:textId="1A6AFF37" w:rsidR="00011B82" w:rsidRDefault="00CE67D8" w:rsidP="000F00D5">
      <w:pPr>
        <w:spacing w:before="14" w:line="480" w:lineRule="auto"/>
        <w:jc w:val="both"/>
        <w:rPr>
          <w:rFonts w:ascii="Century" w:hAnsi="Century"/>
        </w:rPr>
      </w:pPr>
      <w:r>
        <w:rPr>
          <w:rFonts w:ascii="Century" w:hAnsi="Century"/>
        </w:rPr>
        <w:tab/>
      </w:r>
      <w:r w:rsidRPr="00CE67D8">
        <w:rPr>
          <w:rFonts w:ascii="Century" w:hAnsi="Century"/>
          <w:b/>
          <w:bCs/>
        </w:rPr>
        <w:t>Weight the base dataset.</w:t>
      </w:r>
      <w:r>
        <w:rPr>
          <w:rFonts w:ascii="Century" w:hAnsi="Century"/>
          <w:b/>
          <w:bCs/>
        </w:rPr>
        <w:t xml:space="preserve"> </w:t>
      </w:r>
      <w:ins w:id="14" w:author="Sam Sloate" w:date="2021-10-06T09:16:00Z">
        <w:r w:rsidR="00DB1A54">
          <w:rPr>
            <w:rFonts w:ascii="Century" w:hAnsi="Century"/>
          </w:rPr>
          <w:t>The C</w:t>
        </w:r>
        <w:r w:rsidR="00DB1A54">
          <w:rPr>
            <w:rFonts w:ascii="Century" w:hAnsi="Century"/>
          </w:rPr>
          <w:t>P</w:t>
        </w:r>
        <w:r w:rsidR="00DB1A54">
          <w:rPr>
            <w:rFonts w:ascii="Century" w:hAnsi="Century"/>
          </w:rPr>
          <w:t>S has sample weights that correct for sampling error based on known population-level demographic characteristics such as age, race, sex, and ethnicity.</w:t>
        </w:r>
        <w:r w:rsidR="00DB1A54">
          <w:rPr>
            <w:rFonts w:ascii="Century" w:hAnsi="Century"/>
          </w:rPr>
          <w:t xml:space="preserve"> </w:t>
        </w:r>
      </w:ins>
      <w:r>
        <w:rPr>
          <w:rFonts w:ascii="Century" w:hAnsi="Century"/>
        </w:rPr>
        <w:t xml:space="preserve">To bring </w:t>
      </w:r>
      <w:r w:rsidR="00B505C9">
        <w:rPr>
          <w:rFonts w:ascii="Century" w:hAnsi="Century"/>
        </w:rPr>
        <w:t xml:space="preserve">the CPS estimates in line with existing North Carolina demographic data, </w:t>
      </w:r>
      <w:ins w:id="15" w:author="Sam Sloate" w:date="2021-10-06T09:17:00Z">
        <w:r w:rsidR="00DB1A54">
          <w:rPr>
            <w:rFonts w:ascii="Century" w:hAnsi="Century"/>
          </w:rPr>
          <w:t xml:space="preserve">new </w:t>
        </w:r>
      </w:ins>
      <w:r w:rsidR="004C0BEB">
        <w:rPr>
          <w:rFonts w:ascii="Century" w:hAnsi="Century"/>
        </w:rPr>
        <w:t xml:space="preserve">weights will be applied. </w:t>
      </w:r>
      <w:r w:rsidR="000E477B">
        <w:rPr>
          <w:rFonts w:ascii="Century" w:hAnsi="Century"/>
        </w:rPr>
        <w:t xml:space="preserve">We will group all people with the same age, race, and </w:t>
      </w:r>
      <w:r w:rsidR="00A27CEA">
        <w:rPr>
          <w:rFonts w:ascii="Century" w:hAnsi="Century"/>
        </w:rPr>
        <w:t>gender</w:t>
      </w:r>
      <w:r w:rsidR="006A38E9">
        <w:rPr>
          <w:rFonts w:ascii="Century" w:hAnsi="Century"/>
        </w:rPr>
        <w:t xml:space="preserve">, sum their </w:t>
      </w:r>
      <w:r w:rsidR="00E42C4C">
        <w:rPr>
          <w:rFonts w:ascii="Century" w:hAnsi="Century"/>
        </w:rPr>
        <w:t xml:space="preserve">CPS weights together, </w:t>
      </w:r>
      <w:r w:rsidR="00D4378F">
        <w:rPr>
          <w:rFonts w:ascii="Century" w:hAnsi="Century"/>
        </w:rPr>
        <w:t xml:space="preserve">and </w:t>
      </w:r>
      <w:r w:rsidR="008439D1">
        <w:rPr>
          <w:rFonts w:ascii="Century" w:hAnsi="Century"/>
        </w:rPr>
        <w:t>divide the</w:t>
      </w:r>
      <w:r w:rsidR="00D23F3D">
        <w:rPr>
          <w:rFonts w:ascii="Century" w:hAnsi="Century"/>
        </w:rPr>
        <w:t xml:space="preserve"> weight in the state’s demographic data</w:t>
      </w:r>
      <w:r w:rsidR="008439D1">
        <w:rPr>
          <w:rFonts w:ascii="Century" w:hAnsi="Century"/>
        </w:rPr>
        <w:t xml:space="preserve"> </w:t>
      </w:r>
      <w:r w:rsidR="00D23F3D">
        <w:rPr>
          <w:rFonts w:ascii="Century" w:hAnsi="Century"/>
        </w:rPr>
        <w:t xml:space="preserve">by the </w:t>
      </w:r>
      <w:r w:rsidR="008439D1">
        <w:rPr>
          <w:rFonts w:ascii="Century" w:hAnsi="Century"/>
        </w:rPr>
        <w:t xml:space="preserve">summed CPS weight </w:t>
      </w:r>
      <w:r w:rsidR="00D23F3D">
        <w:rPr>
          <w:rFonts w:ascii="Century" w:hAnsi="Century"/>
        </w:rPr>
        <w:t>to get a</w:t>
      </w:r>
      <w:r w:rsidR="00D517BB">
        <w:rPr>
          <w:rFonts w:ascii="Century" w:hAnsi="Century"/>
        </w:rPr>
        <w:t xml:space="preserve">n </w:t>
      </w:r>
      <w:commentRangeStart w:id="16"/>
      <w:r w:rsidR="00D517BB">
        <w:rPr>
          <w:rFonts w:ascii="Century" w:hAnsi="Century"/>
        </w:rPr>
        <w:t>alignment factor</w:t>
      </w:r>
      <w:commentRangeEnd w:id="16"/>
      <w:r w:rsidR="00C545BD">
        <w:rPr>
          <w:rStyle w:val="CommentReference"/>
        </w:rPr>
        <w:commentReference w:id="16"/>
      </w:r>
      <w:r w:rsidR="00D517BB">
        <w:rPr>
          <w:rFonts w:ascii="Century" w:hAnsi="Century"/>
        </w:rPr>
        <w:t>.</w:t>
      </w:r>
    </w:p>
    <w:p w14:paraId="6F2C80CE" w14:textId="3AC1F99F" w:rsidR="00B25538" w:rsidRDefault="00B25538" w:rsidP="000F00D5">
      <w:pPr>
        <w:spacing w:before="14" w:line="480" w:lineRule="auto"/>
        <w:jc w:val="both"/>
        <w:rPr>
          <w:rFonts w:ascii="Century" w:hAnsi="Century"/>
        </w:rPr>
      </w:pPr>
      <w:r>
        <w:rPr>
          <w:rFonts w:ascii="Century" w:hAnsi="Century"/>
        </w:rPr>
        <w:tab/>
      </w:r>
      <w:r w:rsidRPr="00B25538">
        <w:rPr>
          <w:rFonts w:ascii="Century" w:hAnsi="Century"/>
          <w:b/>
          <w:bCs/>
        </w:rPr>
        <w:t>Assemble projections</w:t>
      </w:r>
      <w:r>
        <w:rPr>
          <w:rFonts w:ascii="Century" w:hAnsi="Century"/>
          <w:b/>
          <w:bCs/>
        </w:rPr>
        <w:t xml:space="preserve">. </w:t>
      </w:r>
      <w:r>
        <w:rPr>
          <w:rFonts w:ascii="Century" w:hAnsi="Century"/>
        </w:rPr>
        <w:t xml:space="preserve">We will </w:t>
      </w:r>
      <w:r w:rsidR="00037F0B">
        <w:rPr>
          <w:rFonts w:ascii="Century" w:hAnsi="Century"/>
        </w:rPr>
        <w:t xml:space="preserve">construct a dataset </w:t>
      </w:r>
      <w:r w:rsidR="00F6265C">
        <w:rPr>
          <w:rFonts w:ascii="Century" w:hAnsi="Century"/>
        </w:rPr>
        <w:t>of the economic projections</w:t>
      </w:r>
      <w:r w:rsidR="002C45DC">
        <w:rPr>
          <w:rFonts w:ascii="Century" w:hAnsi="Century"/>
        </w:rPr>
        <w:t xml:space="preserve">, </w:t>
      </w:r>
      <w:r w:rsidR="00F6265C">
        <w:rPr>
          <w:rFonts w:ascii="Century" w:hAnsi="Century"/>
        </w:rPr>
        <w:t xml:space="preserve">listed in </w:t>
      </w:r>
      <w:r w:rsidR="00EA6318">
        <w:rPr>
          <w:rFonts w:ascii="Century" w:hAnsi="Century"/>
        </w:rPr>
        <w:t>Table 1 above</w:t>
      </w:r>
      <w:r w:rsidR="002C45DC">
        <w:rPr>
          <w:rFonts w:ascii="Century" w:hAnsi="Century"/>
        </w:rPr>
        <w:t>, for each year between 20</w:t>
      </w:r>
      <w:r w:rsidR="003F4DE7">
        <w:rPr>
          <w:rFonts w:ascii="Century" w:hAnsi="Century"/>
        </w:rPr>
        <w:t>15</w:t>
      </w:r>
      <w:r w:rsidR="002C45DC">
        <w:rPr>
          <w:rFonts w:ascii="Century" w:hAnsi="Century"/>
        </w:rPr>
        <w:t xml:space="preserve"> and 20</w:t>
      </w:r>
      <w:r w:rsidR="007753E1">
        <w:rPr>
          <w:rFonts w:ascii="Century" w:hAnsi="Century"/>
        </w:rPr>
        <w:t xml:space="preserve">31. </w:t>
      </w:r>
      <w:commentRangeStart w:id="17"/>
      <w:r w:rsidR="007753E1">
        <w:rPr>
          <w:rFonts w:ascii="Century" w:hAnsi="Century"/>
        </w:rPr>
        <w:t xml:space="preserve">The </w:t>
      </w:r>
      <w:r w:rsidR="000C3BA0">
        <w:rPr>
          <w:rFonts w:ascii="Century" w:hAnsi="Century"/>
        </w:rPr>
        <w:t xml:space="preserve">CBO does not have projections past 2031, so </w:t>
      </w:r>
      <w:r w:rsidR="00F61A59">
        <w:rPr>
          <w:rFonts w:ascii="Century" w:hAnsi="Century"/>
        </w:rPr>
        <w:t>we will take the average percent increase in each category between 20</w:t>
      </w:r>
      <w:r w:rsidR="003F4DE7">
        <w:rPr>
          <w:rFonts w:ascii="Century" w:hAnsi="Century"/>
        </w:rPr>
        <w:t>22</w:t>
      </w:r>
      <w:r w:rsidR="00F61A59">
        <w:rPr>
          <w:rFonts w:ascii="Century" w:hAnsi="Century"/>
        </w:rPr>
        <w:t xml:space="preserve"> and 2031 </w:t>
      </w:r>
      <w:r w:rsidR="006963A1">
        <w:rPr>
          <w:rFonts w:ascii="Century" w:hAnsi="Century"/>
        </w:rPr>
        <w:t xml:space="preserve">and use that calculation to </w:t>
      </w:r>
      <w:r w:rsidR="000D1247">
        <w:rPr>
          <w:rFonts w:ascii="Century" w:hAnsi="Century"/>
        </w:rPr>
        <w:t xml:space="preserve">consistently </w:t>
      </w:r>
      <w:r w:rsidR="006963A1">
        <w:rPr>
          <w:rFonts w:ascii="Century" w:hAnsi="Century"/>
        </w:rPr>
        <w:t xml:space="preserve">grow </w:t>
      </w:r>
      <w:r w:rsidR="000D1247">
        <w:rPr>
          <w:rFonts w:ascii="Century" w:hAnsi="Century"/>
        </w:rPr>
        <w:t>income components from 2032 to 2040</w:t>
      </w:r>
      <w:r w:rsidR="00997B38">
        <w:rPr>
          <w:rFonts w:ascii="Century" w:hAnsi="Century"/>
        </w:rPr>
        <w:t xml:space="preserve"> (the “CBO projection dataset”)</w:t>
      </w:r>
      <w:r w:rsidR="000D1247">
        <w:rPr>
          <w:rFonts w:ascii="Century" w:hAnsi="Century"/>
        </w:rPr>
        <w:t>.</w:t>
      </w:r>
      <w:commentRangeEnd w:id="17"/>
      <w:r w:rsidR="004407FC">
        <w:rPr>
          <w:rStyle w:val="CommentReference"/>
        </w:rPr>
        <w:commentReference w:id="17"/>
      </w:r>
    </w:p>
    <w:p w14:paraId="3E920A2D" w14:textId="1C0BA7A2" w:rsidR="001F78E2" w:rsidRPr="00B25538" w:rsidRDefault="001F78E2" w:rsidP="001F78E2">
      <w:pPr>
        <w:spacing w:line="480" w:lineRule="auto"/>
        <w:rPr>
          <w:rFonts w:ascii="Century" w:hAnsi="Century"/>
        </w:rPr>
      </w:pPr>
      <w:r>
        <w:rPr>
          <w:rFonts w:ascii="Century" w:hAnsi="Century"/>
        </w:rPr>
        <w:tab/>
        <w:t xml:space="preserve"> </w:t>
      </w:r>
      <w:r w:rsidRPr="00244DE9">
        <w:rPr>
          <w:rFonts w:ascii="Century" w:hAnsi="Century"/>
          <w:b/>
          <w:bCs/>
        </w:rPr>
        <w:t xml:space="preserve">Alter DEA’s tax calculator. </w:t>
      </w:r>
      <w:r>
        <w:rPr>
          <w:rFonts w:ascii="Century" w:hAnsi="Century"/>
        </w:rPr>
        <w:t xml:space="preserve">DEA has an existing programmed tax calculator that uses information from actual tax forms, meaning it contains many variables </w:t>
      </w:r>
      <w:r>
        <w:rPr>
          <w:rFonts w:ascii="Century" w:hAnsi="Century"/>
        </w:rPr>
        <w:lastRenderedPageBreak/>
        <w:t>that we do not have in our base dataset. We will either recode this calculator to assume any missing variable is zero or</w:t>
      </w:r>
      <w:r w:rsidR="00EE27D0">
        <w:rPr>
          <w:rFonts w:ascii="Century" w:hAnsi="Century"/>
        </w:rPr>
        <w:t xml:space="preserve"> assume</w:t>
      </w:r>
      <w:r>
        <w:rPr>
          <w:rFonts w:ascii="Century" w:hAnsi="Century"/>
        </w:rPr>
        <w:t xml:space="preserve"> a reasonable value suggested by our client. We will also recode the calculator to use the dataset’s weights.</w:t>
      </w:r>
    </w:p>
    <w:p w14:paraId="6DAC6394" w14:textId="61549720" w:rsidR="00307682" w:rsidRPr="005C4DF9" w:rsidRDefault="000E40DE" w:rsidP="009F7C6E">
      <w:pPr>
        <w:spacing w:line="480" w:lineRule="auto"/>
        <w:ind w:firstLine="720"/>
        <w:rPr>
          <w:rFonts w:ascii="Century" w:hAnsi="Century"/>
        </w:rPr>
      </w:pPr>
      <w:r w:rsidRPr="005C4DF9">
        <w:rPr>
          <w:rFonts w:ascii="Century" w:hAnsi="Century"/>
          <w:b/>
          <w:highlight w:val="yellow"/>
        </w:rPr>
        <w:t>Test against base year.</w:t>
      </w:r>
      <w:r w:rsidR="005C4DF9">
        <w:rPr>
          <w:rFonts w:ascii="Century" w:hAnsi="Century"/>
          <w:b/>
          <w:bCs/>
        </w:rPr>
        <w:t xml:space="preserve"> </w:t>
      </w:r>
      <w:r w:rsidR="00344712" w:rsidRPr="00D1204E">
        <w:rPr>
          <w:rFonts w:ascii="Century" w:hAnsi="Century"/>
        </w:rPr>
        <w:t>Once</w:t>
      </w:r>
      <w:r w:rsidR="0028627B">
        <w:rPr>
          <w:rFonts w:ascii="Century" w:hAnsi="Century"/>
        </w:rPr>
        <w:t xml:space="preserve"> </w:t>
      </w:r>
      <w:r w:rsidR="00E474A0">
        <w:rPr>
          <w:rFonts w:ascii="Century" w:hAnsi="Century"/>
        </w:rPr>
        <w:t xml:space="preserve">the base dataset, tax calculator, and economic trend data are assembled, we will test </w:t>
      </w:r>
      <w:r w:rsidR="00E1566B">
        <w:rPr>
          <w:rFonts w:ascii="Century" w:hAnsi="Century"/>
        </w:rPr>
        <w:t xml:space="preserve">our model to see if it accurately </w:t>
      </w:r>
      <w:commentRangeStart w:id="18"/>
      <w:r w:rsidR="00E1566B">
        <w:rPr>
          <w:rFonts w:ascii="Century" w:hAnsi="Century"/>
        </w:rPr>
        <w:t xml:space="preserve">predicts 2019 </w:t>
      </w:r>
      <w:commentRangeEnd w:id="18"/>
      <w:r w:rsidR="003715EA">
        <w:rPr>
          <w:rStyle w:val="CommentReference"/>
        </w:rPr>
        <w:commentReference w:id="18"/>
      </w:r>
      <w:r w:rsidR="00E1566B">
        <w:rPr>
          <w:rFonts w:ascii="Century" w:hAnsi="Century"/>
        </w:rPr>
        <w:t xml:space="preserve">tax revenue. Applying the tax calculator to the incomes of people in our </w:t>
      </w:r>
      <w:r w:rsidR="00732D95">
        <w:rPr>
          <w:rFonts w:ascii="Century" w:hAnsi="Century"/>
        </w:rPr>
        <w:t xml:space="preserve">base </w:t>
      </w:r>
      <w:r w:rsidR="00E1566B">
        <w:rPr>
          <w:rFonts w:ascii="Century" w:hAnsi="Century"/>
        </w:rPr>
        <w:t>dataset</w:t>
      </w:r>
      <w:r w:rsidR="00732D95">
        <w:rPr>
          <w:rFonts w:ascii="Century" w:hAnsi="Century"/>
        </w:rPr>
        <w:t xml:space="preserve"> and aggregating individuals’ tax liabilities will result in a number that shou</w:t>
      </w:r>
      <w:r w:rsidR="00EE27D0">
        <w:rPr>
          <w:rFonts w:ascii="Century" w:hAnsi="Century"/>
        </w:rPr>
        <w:t>l</w:t>
      </w:r>
      <w:r w:rsidR="00732D95">
        <w:rPr>
          <w:rFonts w:ascii="Century" w:hAnsi="Century"/>
        </w:rPr>
        <w:t xml:space="preserve">d match the amount of tax liability North Carolina saw in </w:t>
      </w:r>
      <w:commentRangeStart w:id="19"/>
      <w:r w:rsidR="00732D95">
        <w:rPr>
          <w:rFonts w:ascii="Century" w:hAnsi="Century"/>
        </w:rPr>
        <w:t>2019</w:t>
      </w:r>
      <w:commentRangeEnd w:id="19"/>
      <w:r w:rsidR="00D706EC">
        <w:rPr>
          <w:rStyle w:val="CommentReference"/>
        </w:rPr>
        <w:commentReference w:id="19"/>
      </w:r>
      <w:r w:rsidR="00732D95">
        <w:rPr>
          <w:rFonts w:ascii="Century" w:hAnsi="Century"/>
        </w:rPr>
        <w:t xml:space="preserve">. We expect our predicted liability and the actual 2019 state tax revenue to be </w:t>
      </w:r>
      <w:r w:rsidR="009F7C6E">
        <w:rPr>
          <w:rFonts w:ascii="Century" w:hAnsi="Century"/>
        </w:rPr>
        <w:t xml:space="preserve">close, although the two may differ because </w:t>
      </w:r>
      <w:r w:rsidR="00DF7123">
        <w:rPr>
          <w:rFonts w:ascii="Century" w:hAnsi="Century"/>
        </w:rPr>
        <w:t xml:space="preserve">1) </w:t>
      </w:r>
      <w:r w:rsidR="009F7C6E">
        <w:rPr>
          <w:rFonts w:ascii="Century" w:hAnsi="Century"/>
        </w:rPr>
        <w:t xml:space="preserve">our model may omit data on some income sources because we cannot get those data, </w:t>
      </w:r>
      <w:r w:rsidR="0051670C">
        <w:rPr>
          <w:rFonts w:ascii="Century" w:hAnsi="Century"/>
        </w:rPr>
        <w:t xml:space="preserve">2) </w:t>
      </w:r>
      <w:r w:rsidR="009F7C6E">
        <w:rPr>
          <w:rFonts w:ascii="Century" w:hAnsi="Century"/>
        </w:rPr>
        <w:t xml:space="preserve">people may </w:t>
      </w:r>
      <w:r w:rsidR="0051670C">
        <w:rPr>
          <w:rFonts w:ascii="Century" w:hAnsi="Century"/>
        </w:rPr>
        <w:t>underreport</w:t>
      </w:r>
      <w:r w:rsidR="00ED1ACF">
        <w:rPr>
          <w:rFonts w:ascii="Century" w:hAnsi="Century"/>
        </w:rPr>
        <w:t xml:space="preserve"> their incomes</w:t>
      </w:r>
      <w:r w:rsidR="0051670C">
        <w:rPr>
          <w:rFonts w:ascii="Century" w:hAnsi="Century"/>
        </w:rPr>
        <w:t xml:space="preserve"> </w:t>
      </w:r>
      <w:r w:rsidR="00ED1ACF">
        <w:rPr>
          <w:rFonts w:ascii="Century" w:hAnsi="Century"/>
        </w:rPr>
        <w:t>i</w:t>
      </w:r>
      <w:r w:rsidR="0051670C">
        <w:rPr>
          <w:rFonts w:ascii="Century" w:hAnsi="Century"/>
        </w:rPr>
        <w:t xml:space="preserve">n </w:t>
      </w:r>
      <w:r w:rsidR="00ED1ACF">
        <w:rPr>
          <w:rFonts w:ascii="Century" w:hAnsi="Century"/>
        </w:rPr>
        <w:t xml:space="preserve">the </w:t>
      </w:r>
      <w:r w:rsidR="0051670C">
        <w:rPr>
          <w:rFonts w:ascii="Century" w:hAnsi="Century"/>
        </w:rPr>
        <w:t xml:space="preserve">CPS, </w:t>
      </w:r>
      <w:r w:rsidR="00ED1ACF">
        <w:rPr>
          <w:rFonts w:ascii="Century" w:hAnsi="Century"/>
        </w:rPr>
        <w:t xml:space="preserve">and </w:t>
      </w:r>
      <w:r w:rsidR="0051670C">
        <w:rPr>
          <w:rFonts w:ascii="Century" w:hAnsi="Century"/>
        </w:rPr>
        <w:t xml:space="preserve">3) </w:t>
      </w:r>
      <w:r w:rsidR="007A5F44">
        <w:rPr>
          <w:rFonts w:ascii="Century" w:hAnsi="Century"/>
        </w:rPr>
        <w:t>tax liability may not reliably translate in to tax revenue if some people do not pay their taxes</w:t>
      </w:r>
      <w:r w:rsidR="0051670C">
        <w:rPr>
          <w:rFonts w:ascii="Century" w:hAnsi="Century"/>
        </w:rPr>
        <w:t>.</w:t>
      </w:r>
      <w:r w:rsidR="007A5F44">
        <w:rPr>
          <w:rStyle w:val="EndnoteReference"/>
          <w:rFonts w:ascii="Century" w:hAnsi="Century"/>
        </w:rPr>
        <w:endnoteReference w:id="8"/>
      </w:r>
      <w:r w:rsidR="00D706EC">
        <w:rPr>
          <w:rFonts w:ascii="Century" w:hAnsi="Century"/>
        </w:rPr>
        <w:t xml:space="preserve"> However, if our model predicts an unreasonably high or low value for 2019 income tax liability, </w:t>
      </w:r>
      <w:r w:rsidR="00AA24EC">
        <w:rPr>
          <w:rFonts w:ascii="Century" w:hAnsi="Century"/>
        </w:rPr>
        <w:t xml:space="preserve">we will know that </w:t>
      </w:r>
      <w:r w:rsidR="008336D2">
        <w:rPr>
          <w:rFonts w:ascii="Century" w:hAnsi="Century"/>
        </w:rPr>
        <w:t>our model may need adjustments.</w:t>
      </w:r>
    </w:p>
    <w:p w14:paraId="208A03BA" w14:textId="6220605F" w:rsidR="00011B82" w:rsidRDefault="003F4DE7" w:rsidP="000F00D5">
      <w:pPr>
        <w:spacing w:before="14" w:line="480" w:lineRule="auto"/>
        <w:jc w:val="both"/>
        <w:rPr>
          <w:rFonts w:ascii="Century" w:hAnsi="Century"/>
        </w:rPr>
      </w:pPr>
      <w:r>
        <w:rPr>
          <w:rFonts w:ascii="Century" w:hAnsi="Century"/>
        </w:rPr>
        <w:tab/>
      </w:r>
      <w:r w:rsidR="00B91AD4">
        <w:rPr>
          <w:rFonts w:ascii="Century" w:hAnsi="Century"/>
        </w:rPr>
        <w:t>“</w:t>
      </w:r>
      <w:r w:rsidRPr="009745F5">
        <w:rPr>
          <w:rFonts w:ascii="Century" w:hAnsi="Century"/>
          <w:b/>
          <w:bCs/>
        </w:rPr>
        <w:t>Age</w:t>
      </w:r>
      <w:r w:rsidR="00B91AD4">
        <w:rPr>
          <w:rFonts w:ascii="Century" w:hAnsi="Century"/>
          <w:b/>
          <w:bCs/>
        </w:rPr>
        <w:t>”</w:t>
      </w:r>
      <w:r w:rsidRPr="009745F5">
        <w:rPr>
          <w:rFonts w:ascii="Century" w:hAnsi="Century"/>
          <w:b/>
          <w:bCs/>
        </w:rPr>
        <w:t xml:space="preserve"> the dataset. </w:t>
      </w:r>
      <w:r w:rsidR="00B91AD4">
        <w:rPr>
          <w:rFonts w:ascii="Century" w:hAnsi="Century"/>
        </w:rPr>
        <w:t>To “age”</w:t>
      </w:r>
      <w:r w:rsidR="00EF5571">
        <w:rPr>
          <w:rFonts w:ascii="Century" w:hAnsi="Century"/>
        </w:rPr>
        <w:t xml:space="preserve"> </w:t>
      </w:r>
      <w:r w:rsidR="00B91AD4">
        <w:rPr>
          <w:rFonts w:ascii="Century" w:hAnsi="Century"/>
        </w:rPr>
        <w:t>the dataset</w:t>
      </w:r>
      <w:r w:rsidR="00EF5571">
        <w:rPr>
          <w:rFonts w:ascii="Century" w:hAnsi="Century"/>
        </w:rPr>
        <w:t>,</w:t>
      </w:r>
      <w:r w:rsidR="00B91AD4">
        <w:rPr>
          <w:rFonts w:ascii="Century" w:hAnsi="Century"/>
          <w:b/>
          <w:bCs/>
        </w:rPr>
        <w:t xml:space="preserve"> </w:t>
      </w:r>
      <w:r w:rsidR="00EF5571">
        <w:rPr>
          <w:rFonts w:ascii="Century" w:hAnsi="Century"/>
        </w:rPr>
        <w:t xml:space="preserve">we will </w:t>
      </w:r>
      <w:r w:rsidR="00280260" w:rsidRPr="009745F5">
        <w:rPr>
          <w:rFonts w:ascii="Century" w:hAnsi="Century"/>
        </w:rPr>
        <w:t>re</w:t>
      </w:r>
      <w:r w:rsidR="00606D27" w:rsidRPr="009745F5">
        <w:rPr>
          <w:rFonts w:ascii="Century" w:hAnsi="Century"/>
        </w:rPr>
        <w:t>weight</w:t>
      </w:r>
      <w:r w:rsidR="00280260" w:rsidRPr="009745F5">
        <w:rPr>
          <w:rFonts w:ascii="Century" w:hAnsi="Century"/>
        </w:rPr>
        <w:t xml:space="preserve"> the people in dataset each year</w:t>
      </w:r>
      <w:r w:rsidR="00606D27" w:rsidRPr="009745F5">
        <w:rPr>
          <w:rFonts w:ascii="Century" w:hAnsi="Century"/>
        </w:rPr>
        <w:t xml:space="preserve"> based on the </w:t>
      </w:r>
      <w:r w:rsidR="009745F5" w:rsidRPr="009745F5">
        <w:rPr>
          <w:rFonts w:ascii="Century" w:hAnsi="Century"/>
        </w:rPr>
        <w:t xml:space="preserve">information in the </w:t>
      </w:r>
      <w:r w:rsidR="00606D27" w:rsidRPr="009745F5">
        <w:rPr>
          <w:rFonts w:ascii="Century" w:hAnsi="Century"/>
        </w:rPr>
        <w:t xml:space="preserve">demographic </w:t>
      </w:r>
      <w:r w:rsidR="009745F5" w:rsidRPr="009745F5">
        <w:rPr>
          <w:rFonts w:ascii="Century" w:hAnsi="Century"/>
        </w:rPr>
        <w:t>file. See Appendix C for more detail.</w:t>
      </w:r>
      <w:r w:rsidR="00606D27">
        <w:rPr>
          <w:rFonts w:ascii="Century" w:hAnsi="Century"/>
        </w:rPr>
        <w:t xml:space="preserve"> </w:t>
      </w:r>
    </w:p>
    <w:p w14:paraId="1CF4B0E1" w14:textId="63B99A33" w:rsidR="00244DE9" w:rsidRDefault="00DF342D" w:rsidP="00997B38">
      <w:pPr>
        <w:spacing w:line="480" w:lineRule="auto"/>
        <w:rPr>
          <w:rFonts w:ascii="Century" w:hAnsi="Century"/>
        </w:rPr>
      </w:pPr>
      <w:r>
        <w:tab/>
      </w:r>
      <w:r>
        <w:rPr>
          <w:rFonts w:ascii="Century" w:hAnsi="Century"/>
          <w:b/>
          <w:bCs/>
        </w:rPr>
        <w:t>Adjust incomes</w:t>
      </w:r>
      <w:r w:rsidRPr="003F4DE7">
        <w:rPr>
          <w:rFonts w:ascii="Century" w:hAnsi="Century"/>
          <w:b/>
          <w:bCs/>
        </w:rPr>
        <w:t>.</w:t>
      </w:r>
      <w:r>
        <w:rPr>
          <w:rFonts w:ascii="Century" w:hAnsi="Century"/>
          <w:b/>
          <w:bCs/>
        </w:rPr>
        <w:t xml:space="preserve"> </w:t>
      </w:r>
      <w:r w:rsidR="001C7FAE">
        <w:rPr>
          <w:rFonts w:ascii="Century" w:hAnsi="Century"/>
        </w:rPr>
        <w:t xml:space="preserve">For </w:t>
      </w:r>
      <w:r w:rsidR="0039566C">
        <w:rPr>
          <w:rFonts w:ascii="Century" w:hAnsi="Century"/>
        </w:rPr>
        <w:t xml:space="preserve">each projected year, </w:t>
      </w:r>
      <w:r w:rsidR="007531E3">
        <w:rPr>
          <w:rFonts w:ascii="Century" w:hAnsi="Century"/>
        </w:rPr>
        <w:t>all income components</w:t>
      </w:r>
      <w:r w:rsidR="0039566C">
        <w:rPr>
          <w:rFonts w:ascii="Century" w:hAnsi="Century"/>
        </w:rPr>
        <w:t xml:space="preserve"> within the base dataset will be multiplied by the growth factor</w:t>
      </w:r>
      <w:r w:rsidR="00244DE9">
        <w:rPr>
          <w:rFonts w:ascii="Century" w:hAnsi="Century"/>
        </w:rPr>
        <w:t xml:space="preserve"> for that income type</w:t>
      </w:r>
      <w:r w:rsidR="0039566C">
        <w:rPr>
          <w:rFonts w:ascii="Century" w:hAnsi="Century"/>
        </w:rPr>
        <w:t xml:space="preserve"> </w:t>
      </w:r>
      <w:r w:rsidR="00180ED5">
        <w:rPr>
          <w:rFonts w:ascii="Century" w:hAnsi="Century"/>
        </w:rPr>
        <w:t>using</w:t>
      </w:r>
      <w:r w:rsidR="0039566C">
        <w:rPr>
          <w:rFonts w:ascii="Century" w:hAnsi="Century"/>
        </w:rPr>
        <w:t xml:space="preserve"> the CBO </w:t>
      </w:r>
      <w:r w:rsidR="00B106E9">
        <w:rPr>
          <w:rFonts w:ascii="Century" w:hAnsi="Century"/>
        </w:rPr>
        <w:t>projection dataset</w:t>
      </w:r>
      <w:r w:rsidR="00244DE9">
        <w:rPr>
          <w:rFonts w:ascii="Century" w:hAnsi="Century"/>
        </w:rPr>
        <w:t>.</w:t>
      </w:r>
    </w:p>
    <w:p w14:paraId="09E114CF" w14:textId="6821D36A" w:rsidR="0039566C" w:rsidRDefault="00A43550" w:rsidP="00997B38">
      <w:pPr>
        <w:spacing w:line="480" w:lineRule="auto"/>
        <w:rPr>
          <w:rFonts w:ascii="Century" w:hAnsi="Century"/>
        </w:rPr>
      </w:pPr>
      <w:r>
        <w:rPr>
          <w:rFonts w:ascii="Century" w:hAnsi="Century"/>
        </w:rPr>
        <w:tab/>
      </w:r>
      <w:r w:rsidR="0041746C" w:rsidRPr="0041746C">
        <w:rPr>
          <w:rFonts w:ascii="Century" w:hAnsi="Century"/>
          <w:b/>
          <w:bCs/>
        </w:rPr>
        <w:t>Apply the tax calculator</w:t>
      </w:r>
      <w:r w:rsidR="0041746C">
        <w:rPr>
          <w:rFonts w:ascii="Century" w:hAnsi="Century"/>
        </w:rPr>
        <w:t xml:space="preserve">. Finally, to project tax revenue in 2040, we will </w:t>
      </w:r>
      <w:r w:rsidR="008E00A1">
        <w:rPr>
          <w:rFonts w:ascii="Century" w:hAnsi="Century"/>
        </w:rPr>
        <w:t xml:space="preserve">feed the base dataset, with adjusted weights and </w:t>
      </w:r>
      <w:r w:rsidR="00967B08">
        <w:rPr>
          <w:rFonts w:ascii="Century" w:hAnsi="Century"/>
        </w:rPr>
        <w:t>grown incomes</w:t>
      </w:r>
      <w:r w:rsidR="008E00A1">
        <w:rPr>
          <w:rFonts w:ascii="Century" w:hAnsi="Century"/>
        </w:rPr>
        <w:t xml:space="preserve">, </w:t>
      </w:r>
      <w:r w:rsidR="003D27A0">
        <w:rPr>
          <w:rFonts w:ascii="Century" w:hAnsi="Century"/>
        </w:rPr>
        <w:t xml:space="preserve">into the recoded tax </w:t>
      </w:r>
      <w:r w:rsidR="003D27A0">
        <w:rPr>
          <w:rFonts w:ascii="Century" w:hAnsi="Century"/>
        </w:rPr>
        <w:lastRenderedPageBreak/>
        <w:t xml:space="preserve">calculator. </w:t>
      </w:r>
      <w:r w:rsidR="00B35CB2">
        <w:rPr>
          <w:rFonts w:ascii="Century" w:hAnsi="Century"/>
        </w:rPr>
        <w:t xml:space="preserve">The output of this step will produce a number that represents the </w:t>
      </w:r>
      <w:r w:rsidR="000C1BB8">
        <w:rPr>
          <w:rFonts w:ascii="Century" w:hAnsi="Century"/>
        </w:rPr>
        <w:t xml:space="preserve">aggregate </w:t>
      </w:r>
      <w:r w:rsidR="00B35CB2">
        <w:rPr>
          <w:rFonts w:ascii="Century" w:hAnsi="Century"/>
        </w:rPr>
        <w:t xml:space="preserve">tax liabilities </w:t>
      </w:r>
      <w:r w:rsidR="000C1BB8">
        <w:rPr>
          <w:rFonts w:ascii="Century" w:hAnsi="Century"/>
        </w:rPr>
        <w:t xml:space="preserve">of North Carolinians in 2040. </w:t>
      </w:r>
      <w:r w:rsidR="009C164A">
        <w:rPr>
          <w:rFonts w:ascii="Century" w:hAnsi="Century"/>
        </w:rPr>
        <w:t xml:space="preserve">We assume that </w:t>
      </w:r>
      <w:r w:rsidR="000F2D84">
        <w:rPr>
          <w:rFonts w:ascii="Century" w:hAnsi="Century"/>
        </w:rPr>
        <w:t xml:space="preserve">tax liability </w:t>
      </w:r>
      <w:r w:rsidR="00F35791">
        <w:rPr>
          <w:rFonts w:ascii="Century" w:hAnsi="Century"/>
        </w:rPr>
        <w:t xml:space="preserve">equals tax revenue; </w:t>
      </w:r>
      <w:r w:rsidR="00272D86">
        <w:rPr>
          <w:rFonts w:ascii="Century" w:hAnsi="Century"/>
        </w:rPr>
        <w:t xml:space="preserve">estimating tax compliance is beyond the scope of this investigation. </w:t>
      </w:r>
    </w:p>
    <w:p w14:paraId="51B5806E" w14:textId="77777777" w:rsidR="0039566C" w:rsidRPr="001C7FAE" w:rsidRDefault="0039566C" w:rsidP="008246D2"/>
    <w:p w14:paraId="5E0CF8FE" w14:textId="2E90A685" w:rsidR="00521E47" w:rsidRPr="00942722" w:rsidRDefault="008246D2" w:rsidP="00942722">
      <w:pPr>
        <w:pStyle w:val="Heading2"/>
        <w:spacing w:line="360" w:lineRule="auto"/>
        <w:rPr>
          <w:rFonts w:ascii="Segoe UI" w:hAnsi="Segoe UI" w:cs="Segoe UI"/>
          <w:color w:val="002069"/>
          <w:sz w:val="28"/>
          <w:szCs w:val="28"/>
        </w:rPr>
      </w:pPr>
      <w:r>
        <w:rPr>
          <w:rFonts w:ascii="Segoe UI" w:hAnsi="Segoe UI" w:cs="Segoe UI"/>
          <w:color w:val="002069"/>
          <w:sz w:val="28"/>
          <w:szCs w:val="28"/>
        </w:rPr>
        <w:t>Consumption Model</w:t>
      </w:r>
    </w:p>
    <w:p w14:paraId="65847319" w14:textId="685F869F" w:rsidR="00064915" w:rsidRDefault="00064915" w:rsidP="00B300E8">
      <w:pPr>
        <w:spacing w:before="14" w:line="480" w:lineRule="auto"/>
        <w:ind w:firstLine="720"/>
        <w:jc w:val="both"/>
        <w:rPr>
          <w:rFonts w:ascii="Century" w:hAnsi="Century"/>
        </w:rPr>
      </w:pPr>
      <w:bookmarkStart w:id="20" w:name="_Hlk84333517"/>
      <w:r>
        <w:rPr>
          <w:rFonts w:ascii="Century" w:hAnsi="Century"/>
        </w:rPr>
        <w:t xml:space="preserve">A second microsimulation model will be developed to estimate consumption tax revenues. This model uses </w:t>
      </w:r>
      <w:r w:rsidR="007C59F9">
        <w:rPr>
          <w:rFonts w:ascii="Century" w:hAnsi="Century"/>
        </w:rPr>
        <w:t>consum</w:t>
      </w:r>
      <w:r w:rsidR="002D3FA5">
        <w:rPr>
          <w:rFonts w:ascii="Century" w:hAnsi="Century"/>
        </w:rPr>
        <w:t>er</w:t>
      </w:r>
      <w:r w:rsidR="007C59F9">
        <w:rPr>
          <w:rFonts w:ascii="Century" w:hAnsi="Century"/>
        </w:rPr>
        <w:t xml:space="preserve"> units (CUs, </w:t>
      </w:r>
      <w:commentRangeStart w:id="21"/>
      <w:r w:rsidR="007C59F9">
        <w:rPr>
          <w:rFonts w:ascii="Century" w:hAnsi="Century"/>
        </w:rPr>
        <w:t>roughly equivalent to households</w:t>
      </w:r>
      <w:commentRangeEnd w:id="21"/>
      <w:r w:rsidR="0005473B">
        <w:rPr>
          <w:rStyle w:val="CommentReference"/>
        </w:rPr>
        <w:commentReference w:id="21"/>
      </w:r>
      <w:r w:rsidR="007C59F9">
        <w:rPr>
          <w:rFonts w:ascii="Century" w:hAnsi="Century"/>
        </w:rPr>
        <w:t xml:space="preserve">) as the primary </w:t>
      </w:r>
      <w:r w:rsidR="008A3896">
        <w:rPr>
          <w:rFonts w:ascii="Century" w:hAnsi="Century"/>
        </w:rPr>
        <w:t xml:space="preserve">unit of analysis. </w:t>
      </w:r>
      <w:commentRangeStart w:id="22"/>
      <w:r w:rsidR="004972C6">
        <w:rPr>
          <w:rFonts w:ascii="Century" w:hAnsi="Century"/>
        </w:rPr>
        <w:t>Development of this model will follo</w:t>
      </w:r>
      <w:r w:rsidR="00BC586A">
        <w:rPr>
          <w:rFonts w:ascii="Century" w:hAnsi="Century"/>
        </w:rPr>
        <w:t>w seven</w:t>
      </w:r>
      <w:r w:rsidR="004972C6">
        <w:rPr>
          <w:rFonts w:ascii="Century" w:hAnsi="Century"/>
        </w:rPr>
        <w:t xml:space="preserve"> steps: </w:t>
      </w:r>
      <w:commentRangeEnd w:id="22"/>
      <w:r w:rsidR="0005473B">
        <w:rPr>
          <w:rStyle w:val="CommentReference"/>
        </w:rPr>
        <w:commentReference w:id="22"/>
      </w:r>
    </w:p>
    <w:p w14:paraId="46BC0DA6" w14:textId="6868F0A5" w:rsidR="00C1442F" w:rsidRDefault="00C1442F" w:rsidP="00A03C4C">
      <w:pPr>
        <w:spacing w:before="14" w:line="480" w:lineRule="auto"/>
        <w:ind w:firstLine="720"/>
        <w:jc w:val="both"/>
        <w:rPr>
          <w:rFonts w:ascii="Century" w:hAnsi="Century"/>
        </w:rPr>
      </w:pPr>
      <w:commentRangeStart w:id="23"/>
      <w:r>
        <w:rPr>
          <w:rFonts w:ascii="Century" w:hAnsi="Century"/>
          <w:b/>
          <w:bCs/>
        </w:rPr>
        <w:t>Create</w:t>
      </w:r>
      <w:r w:rsidR="00F17DF3" w:rsidRPr="00C1442F">
        <w:rPr>
          <w:rFonts w:ascii="Century" w:hAnsi="Century"/>
          <w:b/>
          <w:bCs/>
        </w:rPr>
        <w:t xml:space="preserve"> the base data set.</w:t>
      </w:r>
      <w:r w:rsidR="00F17DF3">
        <w:rPr>
          <w:rFonts w:ascii="Century" w:hAnsi="Century"/>
        </w:rPr>
        <w:t xml:space="preserve"> </w:t>
      </w:r>
      <w:commentRangeEnd w:id="23"/>
      <w:r w:rsidR="00EC2CE1">
        <w:rPr>
          <w:rStyle w:val="CommentReference"/>
        </w:rPr>
        <w:commentReference w:id="23"/>
      </w:r>
      <w:del w:id="24" w:author="Sam Sloate" w:date="2021-10-06T09:11:00Z">
        <w:r w:rsidR="00F17DF3" w:rsidDel="00112E2A">
          <w:rPr>
            <w:rFonts w:ascii="Century" w:hAnsi="Century"/>
          </w:rPr>
          <w:delText>The base data set will consist of survey data from the Consumer Expenditures Survey</w:delText>
        </w:r>
        <w:r w:rsidDel="00112E2A">
          <w:rPr>
            <w:rFonts w:ascii="Century" w:hAnsi="Century"/>
          </w:rPr>
          <w:delText xml:space="preserve">. </w:delText>
        </w:r>
        <w:commentRangeStart w:id="25"/>
        <w:r w:rsidR="00E658A1" w:rsidDel="00112E2A">
          <w:rPr>
            <w:rFonts w:ascii="Century" w:hAnsi="Century"/>
          </w:rPr>
          <w:delText xml:space="preserve">Each observation </w:delText>
        </w:r>
        <w:r w:rsidR="00ED4FB6" w:rsidDel="00112E2A">
          <w:rPr>
            <w:rFonts w:ascii="Century" w:hAnsi="Century"/>
          </w:rPr>
          <w:delText xml:space="preserve">has </w:delText>
        </w:r>
        <w:r w:rsidR="00E001B5" w:rsidDel="00112E2A">
          <w:rPr>
            <w:rFonts w:ascii="Century" w:hAnsi="Century"/>
          </w:rPr>
          <w:delText>demographic characteristics</w:delText>
        </w:r>
        <w:r w:rsidR="00E243EA" w:rsidDel="00112E2A">
          <w:rPr>
            <w:rFonts w:ascii="Century" w:hAnsi="Century"/>
          </w:rPr>
          <w:delText>, including age,</w:delText>
        </w:r>
        <w:r w:rsidR="00451650" w:rsidDel="00112E2A">
          <w:rPr>
            <w:rFonts w:ascii="Century" w:hAnsi="Century"/>
          </w:rPr>
          <w:delText xml:space="preserve"> race, ethnicity,</w:delText>
        </w:r>
        <w:r w:rsidR="00E243EA" w:rsidDel="00112E2A">
          <w:rPr>
            <w:rFonts w:ascii="Century" w:hAnsi="Century"/>
          </w:rPr>
          <w:delText xml:space="preserve"> </w:delText>
        </w:r>
        <w:r w:rsidR="00451650" w:rsidDel="00112E2A">
          <w:rPr>
            <w:rFonts w:ascii="Century" w:hAnsi="Century"/>
          </w:rPr>
          <w:delText>and gender</w:delText>
        </w:r>
        <w:r w:rsidR="00C81897" w:rsidDel="00112E2A">
          <w:rPr>
            <w:rFonts w:ascii="Century" w:hAnsi="Century"/>
          </w:rPr>
          <w:delText xml:space="preserve">. </w:delText>
        </w:r>
        <w:commentRangeEnd w:id="25"/>
        <w:r w:rsidR="00451650" w:rsidDel="00112E2A">
          <w:rPr>
            <w:rStyle w:val="CommentReference"/>
          </w:rPr>
          <w:commentReference w:id="25"/>
        </w:r>
        <w:r w:rsidR="00C81897" w:rsidDel="00112E2A">
          <w:rPr>
            <w:rFonts w:ascii="Century" w:hAnsi="Century"/>
          </w:rPr>
          <w:delText>W</w:delText>
        </w:r>
        <w:r w:rsidR="00ED4FB6" w:rsidDel="00112E2A">
          <w:rPr>
            <w:rFonts w:ascii="Century" w:hAnsi="Century"/>
          </w:rPr>
          <w:delText>e</w:delText>
        </w:r>
      </w:del>
      <w:ins w:id="26" w:author="Sam Sloate" w:date="2021-10-06T09:11:00Z">
        <w:r w:rsidR="00112E2A">
          <w:rPr>
            <w:rFonts w:ascii="Century" w:hAnsi="Century"/>
          </w:rPr>
          <w:t>Using the Consumer Expenditure Survey (CES), we</w:t>
        </w:r>
      </w:ins>
      <w:r w:rsidR="00ED4FB6">
        <w:rPr>
          <w:rFonts w:ascii="Century" w:hAnsi="Century"/>
        </w:rPr>
        <w:t xml:space="preserve"> will </w:t>
      </w:r>
      <w:ins w:id="27" w:author="Sam Sloate" w:date="2021-10-06T09:12:00Z">
        <w:r w:rsidR="00A44A36">
          <w:rPr>
            <w:rFonts w:ascii="Century" w:hAnsi="Century"/>
          </w:rPr>
          <w:t xml:space="preserve">group </w:t>
        </w:r>
      </w:ins>
      <w:ins w:id="28" w:author="Sam Sloate" w:date="2021-10-06T09:13:00Z">
        <w:r w:rsidR="000800D0">
          <w:rPr>
            <w:rFonts w:ascii="Century" w:hAnsi="Century"/>
          </w:rPr>
          <w:t>individual</w:t>
        </w:r>
        <w:r w:rsidR="00B80288">
          <w:rPr>
            <w:rFonts w:ascii="Century" w:hAnsi="Century"/>
          </w:rPr>
          <w:t>’s</w:t>
        </w:r>
        <w:r w:rsidR="000800D0">
          <w:rPr>
            <w:rFonts w:ascii="Century" w:hAnsi="Century"/>
          </w:rPr>
          <w:t xml:space="preserve"> </w:t>
        </w:r>
      </w:ins>
      <w:ins w:id="29" w:author="Sam Sloate" w:date="2021-10-06T09:12:00Z">
        <w:r w:rsidR="00A44A36">
          <w:rPr>
            <w:rFonts w:ascii="Century" w:hAnsi="Century"/>
          </w:rPr>
          <w:t xml:space="preserve">expenditure data </w:t>
        </w:r>
      </w:ins>
      <w:ins w:id="30" w:author="Sam Sloate" w:date="2021-10-06T09:13:00Z">
        <w:r w:rsidR="00B80288">
          <w:rPr>
            <w:rFonts w:ascii="Century" w:hAnsi="Century"/>
          </w:rPr>
          <w:t xml:space="preserve">based on their ages and incomes, </w:t>
        </w:r>
      </w:ins>
      <w:del w:id="31" w:author="Sam Sloate" w:date="2021-10-06T09:13:00Z">
        <w:r w:rsidR="00ED4FB6" w:rsidDel="000800D0">
          <w:rPr>
            <w:rFonts w:ascii="Century" w:hAnsi="Century"/>
          </w:rPr>
          <w:delText>create an</w:delText>
        </w:r>
        <w:r w:rsidR="00ED4FB6" w:rsidDel="00B80288">
          <w:rPr>
            <w:rFonts w:ascii="Century" w:hAnsi="Century"/>
          </w:rPr>
          <w:delText xml:space="preserve"> “age group”</w:delText>
        </w:r>
        <w:r w:rsidR="00C81897" w:rsidDel="00B80288">
          <w:rPr>
            <w:rFonts w:ascii="Century" w:hAnsi="Century"/>
          </w:rPr>
          <w:delText xml:space="preserve"> and “income group”</w:delText>
        </w:r>
        <w:r w:rsidR="00ED4FB6" w:rsidDel="00B80288">
          <w:rPr>
            <w:rFonts w:ascii="Century" w:hAnsi="Century"/>
          </w:rPr>
          <w:delText xml:space="preserve"> variable for each</w:delText>
        </w:r>
        <w:r w:rsidR="00C81897" w:rsidDel="00B80288">
          <w:rPr>
            <w:rFonts w:ascii="Century" w:hAnsi="Century"/>
          </w:rPr>
          <w:delText xml:space="preserve"> </w:delText>
        </w:r>
      </w:del>
      <w:r w:rsidR="00C81897">
        <w:rPr>
          <w:rFonts w:ascii="Century" w:hAnsi="Century"/>
        </w:rPr>
        <w:t xml:space="preserve">as well as </w:t>
      </w:r>
      <w:ins w:id="32" w:author="Sam Sloate" w:date="2021-10-06T09:13:00Z">
        <w:r w:rsidR="00B80288">
          <w:rPr>
            <w:rFonts w:ascii="Century" w:hAnsi="Century"/>
          </w:rPr>
          <w:t xml:space="preserve">create </w:t>
        </w:r>
      </w:ins>
      <w:r w:rsidR="00C81897">
        <w:rPr>
          <w:rFonts w:ascii="Century" w:hAnsi="Century"/>
        </w:rPr>
        <w:t>a variable that identifies income group by age.</w:t>
      </w:r>
      <w:r w:rsidR="004C081D">
        <w:rPr>
          <w:rStyle w:val="FootnoteReference"/>
          <w:rFonts w:ascii="Century" w:hAnsi="Century"/>
        </w:rPr>
        <w:footnoteReference w:id="7"/>
      </w:r>
      <w:r w:rsidR="00C81897">
        <w:rPr>
          <w:rFonts w:ascii="Century" w:hAnsi="Century"/>
        </w:rPr>
        <w:t xml:space="preserve"> </w:t>
      </w:r>
      <w:ins w:id="33" w:author="Sam Sloate" w:date="2021-10-06T09:14:00Z">
        <w:r w:rsidR="00AF3EFC">
          <w:rPr>
            <w:rFonts w:ascii="Century" w:hAnsi="Century"/>
          </w:rPr>
          <w:t xml:space="preserve">For example, all expenditure data from White </w:t>
        </w:r>
        <w:r w:rsidR="006E703C">
          <w:rPr>
            <w:rFonts w:ascii="Century" w:hAnsi="Century"/>
          </w:rPr>
          <w:t>people aged 18-24 will be aggregate</w:t>
        </w:r>
      </w:ins>
      <w:ins w:id="34" w:author="Sam Sloate" w:date="2021-10-06T09:15:00Z">
        <w:r w:rsidR="006E703C">
          <w:rPr>
            <w:rFonts w:ascii="Century" w:hAnsi="Century"/>
          </w:rPr>
          <w:t>d in to one group.</w:t>
        </w:r>
      </w:ins>
    </w:p>
    <w:p w14:paraId="700D3F19" w14:textId="5D816326" w:rsidR="00DB1A54" w:rsidRDefault="00C1442F" w:rsidP="00E26DE3">
      <w:pPr>
        <w:spacing w:before="14" w:line="480" w:lineRule="auto"/>
        <w:ind w:firstLine="720"/>
        <w:jc w:val="both"/>
        <w:rPr>
          <w:ins w:id="35" w:author="Sam Sloate" w:date="2021-10-06T09:16:00Z"/>
          <w:rFonts w:ascii="Century" w:hAnsi="Century"/>
        </w:rPr>
        <w:pPrChange w:id="36" w:author="Liza Rodler" w:date="2021-10-06T12:00:00Z">
          <w:pPr>
            <w:spacing w:before="14" w:line="480" w:lineRule="auto"/>
            <w:jc w:val="both"/>
          </w:pPr>
        </w:pPrChange>
      </w:pPr>
      <w:r w:rsidRPr="00E658A1">
        <w:rPr>
          <w:rFonts w:ascii="Century" w:hAnsi="Century"/>
          <w:b/>
          <w:bCs/>
        </w:rPr>
        <w:t xml:space="preserve">Weight </w:t>
      </w:r>
      <w:r w:rsidR="00E658A1" w:rsidRPr="00E658A1">
        <w:rPr>
          <w:rFonts w:ascii="Century" w:hAnsi="Century"/>
          <w:b/>
          <w:bCs/>
        </w:rPr>
        <w:t xml:space="preserve">observations. </w:t>
      </w:r>
      <w:r w:rsidR="00C04D4D">
        <w:rPr>
          <w:rFonts w:ascii="Century" w:hAnsi="Century"/>
        </w:rPr>
        <w:t xml:space="preserve">The CES has sample weights that </w:t>
      </w:r>
      <w:r w:rsidR="00C87FF2">
        <w:rPr>
          <w:rFonts w:ascii="Century" w:hAnsi="Century"/>
        </w:rPr>
        <w:t xml:space="preserve">correct for </w:t>
      </w:r>
      <w:r w:rsidR="00B106BA">
        <w:rPr>
          <w:rFonts w:ascii="Century" w:hAnsi="Century"/>
        </w:rPr>
        <w:t xml:space="preserve">sampling error based on known population-level demographic characteristics such as age, </w:t>
      </w:r>
      <w:r w:rsidR="008C603A">
        <w:rPr>
          <w:rFonts w:ascii="Century" w:hAnsi="Century"/>
        </w:rPr>
        <w:t>race, sex, and ethnicity</w:t>
      </w:r>
      <w:del w:id="37" w:author="Sam Sloate" w:date="2021-10-06T09:15:00Z">
        <w:r w:rsidR="008C603A" w:rsidDel="006E703C">
          <w:rPr>
            <w:rFonts w:ascii="Century" w:hAnsi="Century"/>
          </w:rPr>
          <w:delText xml:space="preserve">, as well </w:delText>
        </w:r>
        <w:r w:rsidR="00CB71A0" w:rsidDel="006E703C">
          <w:rPr>
            <w:rFonts w:ascii="Century" w:hAnsi="Century"/>
          </w:rPr>
          <w:delText>challenges that arise in sampling those living in group quarters</w:delText>
        </w:r>
      </w:del>
      <w:r w:rsidR="00CB71A0">
        <w:rPr>
          <w:rFonts w:ascii="Century" w:hAnsi="Century"/>
        </w:rPr>
        <w:t xml:space="preserve">. </w:t>
      </w:r>
      <w:ins w:id="38" w:author="Sam Sloate" w:date="2021-10-06T09:16:00Z">
        <w:r w:rsidR="00DB1A54">
          <w:rPr>
            <w:rFonts w:ascii="Century" w:hAnsi="Century"/>
          </w:rPr>
          <w:t>To bring the C</w:t>
        </w:r>
        <w:r w:rsidR="00DB1A54">
          <w:rPr>
            <w:rFonts w:ascii="Century" w:hAnsi="Century"/>
          </w:rPr>
          <w:t>E</w:t>
        </w:r>
        <w:r w:rsidR="00DB1A54">
          <w:rPr>
            <w:rFonts w:ascii="Century" w:hAnsi="Century"/>
          </w:rPr>
          <w:t xml:space="preserve">S estimates in line with existing North Carolina demographic data, </w:t>
        </w:r>
        <w:r w:rsidR="00DB1A54">
          <w:rPr>
            <w:rFonts w:ascii="Century" w:hAnsi="Century"/>
          </w:rPr>
          <w:t xml:space="preserve">new </w:t>
        </w:r>
        <w:r w:rsidR="00DB1A54">
          <w:rPr>
            <w:rFonts w:ascii="Century" w:hAnsi="Century"/>
          </w:rPr>
          <w:t xml:space="preserve">weights will be applied. We will sum </w:t>
        </w:r>
      </w:ins>
      <w:ins w:id="39" w:author="Sam Sloate" w:date="2021-10-06T09:17:00Z">
        <w:r w:rsidR="00DB1A54">
          <w:rPr>
            <w:rFonts w:ascii="Century" w:hAnsi="Century"/>
          </w:rPr>
          <w:t>the</w:t>
        </w:r>
      </w:ins>
      <w:ins w:id="40" w:author="Sam Sloate" w:date="2021-10-06T09:16:00Z">
        <w:r w:rsidR="00DB1A54">
          <w:rPr>
            <w:rFonts w:ascii="Century" w:hAnsi="Century"/>
          </w:rPr>
          <w:t xml:space="preserve"> CPS weights </w:t>
        </w:r>
      </w:ins>
      <w:ins w:id="41" w:author="Sam Sloate" w:date="2021-10-06T09:17:00Z">
        <w:r w:rsidR="00DB1A54">
          <w:rPr>
            <w:rFonts w:ascii="Century" w:hAnsi="Century"/>
          </w:rPr>
          <w:t>for the age groups we construct</w:t>
        </w:r>
      </w:ins>
      <w:ins w:id="42" w:author="Sam Sloate" w:date="2021-10-06T09:16:00Z">
        <w:r w:rsidR="00DB1A54">
          <w:rPr>
            <w:rFonts w:ascii="Century" w:hAnsi="Century"/>
          </w:rPr>
          <w:t xml:space="preserve"> and divide the weight in the state’s demographic data by the summed C</w:t>
        </w:r>
      </w:ins>
      <w:ins w:id="43" w:author="Sam Sloate" w:date="2021-10-06T09:17:00Z">
        <w:r w:rsidR="00DB1A54">
          <w:rPr>
            <w:rFonts w:ascii="Century" w:hAnsi="Century"/>
          </w:rPr>
          <w:t>E</w:t>
        </w:r>
      </w:ins>
      <w:ins w:id="44" w:author="Sam Sloate" w:date="2021-10-06T09:16:00Z">
        <w:r w:rsidR="00DB1A54">
          <w:rPr>
            <w:rFonts w:ascii="Century" w:hAnsi="Century"/>
          </w:rPr>
          <w:t>S weight to get an alignment factor.</w:t>
        </w:r>
      </w:ins>
    </w:p>
    <w:p w14:paraId="2337C8E6" w14:textId="473A8943" w:rsidR="00C1442F" w:rsidRPr="00C04D4D" w:rsidRDefault="00CB71A0" w:rsidP="00B300E8">
      <w:pPr>
        <w:spacing w:before="14" w:line="480" w:lineRule="auto"/>
        <w:ind w:firstLine="720"/>
        <w:jc w:val="both"/>
        <w:rPr>
          <w:rFonts w:ascii="Century" w:hAnsi="Century"/>
        </w:rPr>
      </w:pPr>
      <w:del w:id="45" w:author="Sam Sloate" w:date="2021-10-06T09:16:00Z">
        <w:r w:rsidDel="00DB1A54">
          <w:rPr>
            <w:rFonts w:ascii="Century" w:hAnsi="Century"/>
          </w:rPr>
          <w:delText>Th</w:delText>
        </w:r>
        <w:r w:rsidR="00D17317" w:rsidDel="00DB1A54">
          <w:rPr>
            <w:rFonts w:ascii="Century" w:hAnsi="Century"/>
          </w:rPr>
          <w:delText>ese</w:delText>
        </w:r>
        <w:r w:rsidDel="00DB1A54">
          <w:rPr>
            <w:rFonts w:ascii="Century" w:hAnsi="Century"/>
          </w:rPr>
          <w:delText xml:space="preserve"> weights may need to be adjusted </w:delText>
        </w:r>
        <w:r w:rsidR="00192839" w:rsidDel="00DB1A54">
          <w:rPr>
            <w:rFonts w:ascii="Century" w:hAnsi="Century"/>
          </w:rPr>
          <w:delText xml:space="preserve">such that the sum of weights for different subgroups </w:delText>
        </w:r>
        <w:r w:rsidDel="00DB1A54">
          <w:rPr>
            <w:rFonts w:ascii="Century" w:hAnsi="Century"/>
          </w:rPr>
          <w:delText xml:space="preserve">reflect the </w:delText>
        </w:r>
        <w:r w:rsidR="00192839" w:rsidDel="00DB1A54">
          <w:rPr>
            <w:rFonts w:ascii="Century" w:hAnsi="Century"/>
          </w:rPr>
          <w:delText xml:space="preserve">demographic estimates </w:delText>
        </w:r>
        <w:r w:rsidR="00E001B5" w:rsidDel="00DB1A54">
          <w:rPr>
            <w:rFonts w:ascii="Century" w:hAnsi="Century"/>
          </w:rPr>
          <w:delText xml:space="preserve">used for projections. </w:delText>
        </w:r>
      </w:del>
    </w:p>
    <w:p w14:paraId="08EBF4CD" w14:textId="7AD9A667" w:rsidR="00B14F2A" w:rsidRDefault="00706E71" w:rsidP="00790C83">
      <w:pPr>
        <w:spacing w:before="14" w:line="480" w:lineRule="auto"/>
        <w:jc w:val="both"/>
        <w:rPr>
          <w:rFonts w:ascii="Century" w:hAnsi="Century"/>
        </w:rPr>
      </w:pPr>
      <w:r>
        <w:rPr>
          <w:rFonts w:ascii="Century" w:hAnsi="Century"/>
        </w:rPr>
        <w:lastRenderedPageBreak/>
        <w:tab/>
      </w:r>
      <w:commentRangeStart w:id="46"/>
      <w:r w:rsidRPr="00ED4FB6">
        <w:rPr>
          <w:rFonts w:ascii="Century" w:hAnsi="Century"/>
          <w:b/>
          <w:bCs/>
        </w:rPr>
        <w:t>Calculate weights for projection years</w:t>
      </w:r>
      <w:r w:rsidR="00682625">
        <w:rPr>
          <w:rFonts w:ascii="Century" w:hAnsi="Century"/>
          <w:b/>
          <w:bCs/>
        </w:rPr>
        <w:t xml:space="preserve"> to “age” the population</w:t>
      </w:r>
      <w:commentRangeEnd w:id="46"/>
      <w:r w:rsidR="00F6602B">
        <w:rPr>
          <w:rStyle w:val="CommentReference"/>
        </w:rPr>
        <w:commentReference w:id="46"/>
      </w:r>
      <w:r w:rsidR="00ED4FB6" w:rsidRPr="00ED4FB6">
        <w:rPr>
          <w:rFonts w:ascii="Century" w:hAnsi="Century"/>
          <w:b/>
          <w:bCs/>
        </w:rPr>
        <w:t>.</w:t>
      </w:r>
      <w:r w:rsidR="00ED4FB6">
        <w:rPr>
          <w:rFonts w:ascii="Century" w:hAnsi="Century"/>
        </w:rPr>
        <w:t xml:space="preserve"> We will use demographic projections from the State Demographer to calculate ratios of the population size in each projection year to the reference year (2019) population for each age group. </w:t>
      </w:r>
      <w:r w:rsidR="004C0889">
        <w:rPr>
          <w:rFonts w:ascii="Century" w:hAnsi="Century"/>
        </w:rPr>
        <w:t xml:space="preserve">These weights will be applied to </w:t>
      </w:r>
      <w:r w:rsidR="0033796F">
        <w:rPr>
          <w:rFonts w:ascii="Century" w:hAnsi="Century"/>
        </w:rPr>
        <w:t xml:space="preserve">calculate the number of CUs that each observation represents. </w:t>
      </w:r>
    </w:p>
    <w:p w14:paraId="58DCE3F5" w14:textId="587A1321" w:rsidR="00581791" w:rsidRDefault="00B14F2A" w:rsidP="001119AB">
      <w:pPr>
        <w:spacing w:before="14" w:line="480" w:lineRule="auto"/>
        <w:ind w:firstLine="720"/>
        <w:jc w:val="both"/>
        <w:rPr>
          <w:rFonts w:ascii="Century" w:hAnsi="Century"/>
        </w:rPr>
      </w:pPr>
      <w:r w:rsidRPr="00C81897">
        <w:rPr>
          <w:rFonts w:ascii="Century" w:hAnsi="Century"/>
          <w:b/>
          <w:bCs/>
        </w:rPr>
        <w:t>Calculate</w:t>
      </w:r>
      <w:r w:rsidR="00C81897" w:rsidRPr="00C81897">
        <w:rPr>
          <w:rFonts w:ascii="Century" w:hAnsi="Century"/>
          <w:b/>
          <w:bCs/>
        </w:rPr>
        <w:t xml:space="preserve"> </w:t>
      </w:r>
      <w:r w:rsidR="0016463B">
        <w:rPr>
          <w:rFonts w:ascii="Century" w:hAnsi="Century"/>
          <w:b/>
          <w:bCs/>
        </w:rPr>
        <w:t xml:space="preserve">weights for spending </w:t>
      </w:r>
      <w:r w:rsidR="0026707B">
        <w:rPr>
          <w:rFonts w:ascii="Century" w:hAnsi="Century"/>
          <w:b/>
          <w:bCs/>
        </w:rPr>
        <w:t>patterns</w:t>
      </w:r>
      <w:r w:rsidR="00C81897">
        <w:rPr>
          <w:rFonts w:ascii="Century" w:hAnsi="Century"/>
        </w:rPr>
        <w:t>. We will calculate</w:t>
      </w:r>
      <w:r w:rsidR="0026707B">
        <w:rPr>
          <w:rFonts w:ascii="Century" w:hAnsi="Century"/>
        </w:rPr>
        <w:t xml:space="preserve"> marginal propensity to consume</w:t>
      </w:r>
      <w:r w:rsidR="00C81897">
        <w:rPr>
          <w:rFonts w:ascii="Century" w:hAnsi="Century"/>
        </w:rPr>
        <w:t xml:space="preserve"> </w:t>
      </w:r>
      <w:r w:rsidR="0026707B">
        <w:rPr>
          <w:rFonts w:ascii="Century" w:hAnsi="Century"/>
        </w:rPr>
        <w:t>(</w:t>
      </w:r>
      <w:r w:rsidR="00C81897">
        <w:rPr>
          <w:rFonts w:ascii="Century" w:hAnsi="Century"/>
        </w:rPr>
        <w:t>MPC</w:t>
      </w:r>
      <w:r w:rsidR="0026707B">
        <w:rPr>
          <w:rFonts w:ascii="Century" w:hAnsi="Century"/>
        </w:rPr>
        <w:t>)</w:t>
      </w:r>
      <w:r w:rsidR="00C81897">
        <w:rPr>
          <w:rFonts w:ascii="Century" w:hAnsi="Century"/>
        </w:rPr>
        <w:t xml:space="preserve"> </w:t>
      </w:r>
      <w:commentRangeStart w:id="47"/>
      <w:r w:rsidR="00C81897">
        <w:rPr>
          <w:rFonts w:ascii="Century" w:hAnsi="Century"/>
        </w:rPr>
        <w:t xml:space="preserve">as total spending divided by income </w:t>
      </w:r>
      <w:commentRangeEnd w:id="47"/>
      <w:r w:rsidR="007F595C">
        <w:rPr>
          <w:rStyle w:val="CommentReference"/>
        </w:rPr>
        <w:commentReference w:id="47"/>
      </w:r>
      <w:r w:rsidR="00C81897">
        <w:rPr>
          <w:rFonts w:ascii="Century" w:hAnsi="Century"/>
        </w:rPr>
        <w:t xml:space="preserve">(over a standardized </w:t>
      </w:r>
      <w:proofErr w:type="gramStart"/>
      <w:r w:rsidR="00C81897">
        <w:rPr>
          <w:rFonts w:ascii="Century" w:hAnsi="Century"/>
        </w:rPr>
        <w:t>period of time</w:t>
      </w:r>
      <w:proofErr w:type="gramEnd"/>
      <w:r w:rsidR="00C81897">
        <w:rPr>
          <w:rFonts w:ascii="Century" w:hAnsi="Century"/>
        </w:rPr>
        <w:t xml:space="preserve">) for each age-income group. We will also calculate spending as a share of total </w:t>
      </w:r>
      <w:r w:rsidR="00C81897" w:rsidRPr="009C68EB">
        <w:rPr>
          <w:rFonts w:ascii="Century" w:hAnsi="Century"/>
        </w:rPr>
        <w:t xml:space="preserve">spending (by income-age group) </w:t>
      </w:r>
      <w:r w:rsidR="00D3153A">
        <w:rPr>
          <w:rFonts w:ascii="Century" w:hAnsi="Century"/>
        </w:rPr>
        <w:t>for</w:t>
      </w:r>
      <w:r w:rsidR="00C81897" w:rsidRPr="009C68EB">
        <w:rPr>
          <w:rFonts w:ascii="Century" w:hAnsi="Century"/>
        </w:rPr>
        <w:t xml:space="preserve"> </w:t>
      </w:r>
      <w:r w:rsidR="00D53575">
        <w:rPr>
          <w:rFonts w:ascii="Century" w:hAnsi="Century"/>
        </w:rPr>
        <w:t>six</w:t>
      </w:r>
      <w:r w:rsidR="009C68EB" w:rsidRPr="009C68EB">
        <w:rPr>
          <w:rFonts w:ascii="Century" w:hAnsi="Century"/>
        </w:rPr>
        <w:t xml:space="preserve"> </w:t>
      </w:r>
      <w:r w:rsidR="00C81897" w:rsidRPr="009C68EB">
        <w:rPr>
          <w:rFonts w:ascii="Century" w:hAnsi="Century"/>
        </w:rPr>
        <w:t xml:space="preserve">specific expenditure categories: </w:t>
      </w:r>
      <w:r w:rsidR="00D46F29" w:rsidRPr="009C68EB">
        <w:rPr>
          <w:rFonts w:ascii="Century" w:hAnsi="Century"/>
        </w:rPr>
        <w:t>housing</w:t>
      </w:r>
      <w:r w:rsidR="00D46F29">
        <w:rPr>
          <w:rFonts w:ascii="Century" w:hAnsi="Century"/>
        </w:rPr>
        <w:t xml:space="preserve">, groceries, </w:t>
      </w:r>
      <w:r w:rsidR="00BD015D">
        <w:rPr>
          <w:rFonts w:ascii="Century" w:hAnsi="Century"/>
        </w:rPr>
        <w:t xml:space="preserve">medical services and prescription drugs, </w:t>
      </w:r>
      <w:r w:rsidR="009C68EB">
        <w:rPr>
          <w:rFonts w:ascii="Century" w:hAnsi="Century"/>
        </w:rPr>
        <w:t xml:space="preserve">gasoline, tobacco, </w:t>
      </w:r>
      <w:r w:rsidR="00D53575">
        <w:rPr>
          <w:rFonts w:ascii="Century" w:hAnsi="Century"/>
        </w:rPr>
        <w:t xml:space="preserve">and </w:t>
      </w:r>
      <w:r w:rsidR="002B65BF">
        <w:rPr>
          <w:rFonts w:ascii="Century" w:hAnsi="Century"/>
        </w:rPr>
        <w:t>liquor</w:t>
      </w:r>
      <w:r w:rsidR="009C68EB">
        <w:rPr>
          <w:rFonts w:ascii="Century" w:hAnsi="Century"/>
        </w:rPr>
        <w:t xml:space="preserve">. </w:t>
      </w:r>
      <w:commentRangeStart w:id="48"/>
      <w:r w:rsidR="009C68EB">
        <w:rPr>
          <w:rFonts w:ascii="Century" w:hAnsi="Century"/>
        </w:rPr>
        <w:t>These</w:t>
      </w:r>
      <w:r w:rsidR="004C33B6">
        <w:rPr>
          <w:rFonts w:ascii="Century" w:hAnsi="Century"/>
        </w:rPr>
        <w:t xml:space="preserve"> ca</w:t>
      </w:r>
      <w:r w:rsidR="00433A84">
        <w:rPr>
          <w:rFonts w:ascii="Century" w:hAnsi="Century"/>
        </w:rPr>
        <w:t xml:space="preserve">tegories </w:t>
      </w:r>
      <w:r w:rsidR="00AC3790">
        <w:rPr>
          <w:rFonts w:ascii="Century" w:hAnsi="Century"/>
        </w:rPr>
        <w:t xml:space="preserve">account for </w:t>
      </w:r>
      <w:r w:rsidR="00DF3678">
        <w:rPr>
          <w:rFonts w:ascii="Century" w:hAnsi="Century"/>
        </w:rPr>
        <w:t xml:space="preserve">goods exempt from North Carolina’s sales tax as well as those </w:t>
      </w:r>
      <w:r w:rsidR="00A11109">
        <w:rPr>
          <w:rFonts w:ascii="Century" w:hAnsi="Century"/>
        </w:rPr>
        <w:t xml:space="preserve">subject to excise taxes that </w:t>
      </w:r>
      <w:r w:rsidR="00780CA7">
        <w:rPr>
          <w:rFonts w:ascii="Century" w:hAnsi="Century"/>
        </w:rPr>
        <w:t xml:space="preserve">go </w:t>
      </w:r>
      <w:r w:rsidR="007B1D4A">
        <w:rPr>
          <w:rFonts w:ascii="Century" w:hAnsi="Century"/>
        </w:rPr>
        <w:t xml:space="preserve">to </w:t>
      </w:r>
      <w:r w:rsidR="00780CA7">
        <w:rPr>
          <w:rFonts w:ascii="Century" w:hAnsi="Century"/>
        </w:rPr>
        <w:t>the General Fund</w:t>
      </w:r>
      <w:commentRangeEnd w:id="48"/>
      <w:r w:rsidR="00DE60A6">
        <w:rPr>
          <w:rStyle w:val="CommentReference"/>
        </w:rPr>
        <w:commentReference w:id="48"/>
      </w:r>
      <w:r w:rsidR="00780CA7">
        <w:rPr>
          <w:rFonts w:ascii="Century" w:hAnsi="Century"/>
        </w:rPr>
        <w:t>.</w:t>
      </w:r>
      <w:r w:rsidR="00BC7D51">
        <w:rPr>
          <w:rFonts w:ascii="Century" w:hAnsi="Century"/>
        </w:rPr>
        <w:t xml:space="preserve"> </w:t>
      </w:r>
      <w:r w:rsidR="0016463B">
        <w:rPr>
          <w:rFonts w:ascii="Century" w:hAnsi="Century"/>
        </w:rPr>
        <w:t>Finally</w:t>
      </w:r>
      <w:r w:rsidR="004553A8">
        <w:rPr>
          <w:rFonts w:ascii="Century" w:hAnsi="Century"/>
        </w:rPr>
        <w:t>, we will</w:t>
      </w:r>
      <w:r w:rsidR="00BD2771">
        <w:rPr>
          <w:rFonts w:ascii="Century" w:hAnsi="Century"/>
        </w:rPr>
        <w:t xml:space="preserve"> calculate weights </w:t>
      </w:r>
      <w:r w:rsidR="0016463B">
        <w:rPr>
          <w:rFonts w:ascii="Century" w:hAnsi="Century"/>
        </w:rPr>
        <w:t>for</w:t>
      </w:r>
      <w:r w:rsidR="00BD2771">
        <w:rPr>
          <w:rFonts w:ascii="Century" w:hAnsi="Century"/>
        </w:rPr>
        <w:t xml:space="preserve"> both MPC and share of expenditure </w:t>
      </w:r>
      <w:r w:rsidR="004553A8">
        <w:rPr>
          <w:rFonts w:ascii="Century" w:hAnsi="Century"/>
        </w:rPr>
        <w:t xml:space="preserve">by category </w:t>
      </w:r>
      <w:r w:rsidR="001119AB">
        <w:rPr>
          <w:rFonts w:ascii="Century" w:hAnsi="Century"/>
        </w:rPr>
        <w:t>by</w:t>
      </w:r>
      <w:r w:rsidR="004553A8">
        <w:rPr>
          <w:rFonts w:ascii="Century" w:hAnsi="Century"/>
        </w:rPr>
        <w:t xml:space="preserve"> dividing </w:t>
      </w:r>
      <w:r w:rsidR="004301BC">
        <w:rPr>
          <w:rFonts w:ascii="Century" w:hAnsi="Century"/>
        </w:rPr>
        <w:t xml:space="preserve">these for each observation by their average value for the age and income group. </w:t>
      </w:r>
      <w:r w:rsidR="00D638CA">
        <w:rPr>
          <w:rFonts w:ascii="Century" w:hAnsi="Century"/>
        </w:rPr>
        <w:t>Doing this preserves unique expenditure patterns of each observation</w:t>
      </w:r>
      <w:r w:rsidR="00B01A13">
        <w:rPr>
          <w:rFonts w:ascii="Century" w:hAnsi="Century"/>
        </w:rPr>
        <w:t xml:space="preserve"> when </w:t>
      </w:r>
      <w:r w:rsidR="00783D98">
        <w:rPr>
          <w:rFonts w:ascii="Century" w:hAnsi="Century"/>
        </w:rPr>
        <w:t xml:space="preserve">MPC </w:t>
      </w:r>
      <w:r w:rsidR="00017913">
        <w:rPr>
          <w:rFonts w:ascii="Century" w:hAnsi="Century"/>
        </w:rPr>
        <w:t>is</w:t>
      </w:r>
      <w:r w:rsidR="00783D98">
        <w:rPr>
          <w:rFonts w:ascii="Century" w:hAnsi="Century"/>
        </w:rPr>
        <w:t xml:space="preserve"> adjusted </w:t>
      </w:r>
      <w:r w:rsidR="00017913">
        <w:rPr>
          <w:rFonts w:ascii="Century" w:hAnsi="Century"/>
        </w:rPr>
        <w:t xml:space="preserve">to account for income growth. </w:t>
      </w:r>
    </w:p>
    <w:p w14:paraId="1620BED4" w14:textId="030C6F1B" w:rsidR="00A04AAE" w:rsidRDefault="00ED4FB6" w:rsidP="00790C83">
      <w:pPr>
        <w:spacing w:before="14" w:line="480" w:lineRule="auto"/>
        <w:jc w:val="both"/>
        <w:rPr>
          <w:rFonts w:ascii="Century" w:hAnsi="Century"/>
        </w:rPr>
      </w:pPr>
      <w:r>
        <w:rPr>
          <w:rFonts w:ascii="Century" w:hAnsi="Century"/>
        </w:rPr>
        <w:tab/>
      </w:r>
      <w:r w:rsidRPr="00ED4FB6">
        <w:rPr>
          <w:rFonts w:ascii="Century" w:hAnsi="Century"/>
          <w:b/>
          <w:bCs/>
        </w:rPr>
        <w:t xml:space="preserve">Grow incomes. </w:t>
      </w:r>
      <w:r w:rsidR="00C81897">
        <w:rPr>
          <w:rFonts w:ascii="Century" w:hAnsi="Century"/>
        </w:rPr>
        <w:t xml:space="preserve">We will </w:t>
      </w:r>
      <w:r w:rsidR="00A04AAE">
        <w:rPr>
          <w:rFonts w:ascii="Century" w:hAnsi="Century"/>
        </w:rPr>
        <w:t xml:space="preserve">use data from the CBO to project income </w:t>
      </w:r>
      <w:r w:rsidR="00C81897">
        <w:rPr>
          <w:rFonts w:ascii="Century" w:hAnsi="Century"/>
        </w:rPr>
        <w:t>grow</w:t>
      </w:r>
      <w:r w:rsidR="00A04AAE">
        <w:rPr>
          <w:rFonts w:ascii="Century" w:hAnsi="Century"/>
        </w:rPr>
        <w:t>th</w:t>
      </w:r>
      <w:r w:rsidR="00C81897">
        <w:rPr>
          <w:rFonts w:ascii="Century" w:hAnsi="Century"/>
        </w:rPr>
        <w:t xml:space="preserve"> </w:t>
      </w:r>
      <w:commentRangeStart w:id="49"/>
      <w:commentRangeStart w:id="50"/>
      <w:commentRangeStart w:id="51"/>
      <w:r w:rsidR="00C81897">
        <w:rPr>
          <w:rFonts w:ascii="Century" w:hAnsi="Century"/>
        </w:rPr>
        <w:t xml:space="preserve">differentially by age </w:t>
      </w:r>
      <w:commentRangeEnd w:id="49"/>
      <w:r w:rsidR="00C81897">
        <w:rPr>
          <w:rStyle w:val="CommentReference"/>
        </w:rPr>
        <w:commentReference w:id="49"/>
      </w:r>
      <w:commentRangeEnd w:id="50"/>
      <w:r w:rsidR="00DE60A6">
        <w:rPr>
          <w:rStyle w:val="CommentReference"/>
        </w:rPr>
        <w:commentReference w:id="50"/>
      </w:r>
      <w:commentRangeEnd w:id="51"/>
      <w:r w:rsidR="008509CA">
        <w:rPr>
          <w:rStyle w:val="CommentReference"/>
        </w:rPr>
        <w:commentReference w:id="51"/>
      </w:r>
      <w:r w:rsidR="00C81897">
        <w:rPr>
          <w:rFonts w:ascii="Century" w:hAnsi="Century"/>
        </w:rPr>
        <w:t>over the projection years.</w:t>
      </w:r>
      <w:r w:rsidR="00A04AAE">
        <w:rPr>
          <w:rFonts w:ascii="Century" w:hAnsi="Century"/>
        </w:rPr>
        <w:t xml:space="preserve"> </w:t>
      </w:r>
      <w:r w:rsidR="00FE4111">
        <w:rPr>
          <w:rFonts w:ascii="Century" w:hAnsi="Century"/>
        </w:rPr>
        <w:t xml:space="preserve">Using aggregate income projections, </w:t>
      </w:r>
      <w:r w:rsidR="0098134D">
        <w:rPr>
          <w:rFonts w:ascii="Century" w:hAnsi="Century"/>
        </w:rPr>
        <w:t xml:space="preserve">we will calculate </w:t>
      </w:r>
      <w:r w:rsidR="00E83F80">
        <w:rPr>
          <w:rFonts w:ascii="Century" w:hAnsi="Century"/>
        </w:rPr>
        <w:t xml:space="preserve">income growth rate (relative to the </w:t>
      </w:r>
      <w:r w:rsidR="00D43B92">
        <w:rPr>
          <w:rFonts w:ascii="Century" w:hAnsi="Century"/>
        </w:rPr>
        <w:t xml:space="preserve">reference year) for </w:t>
      </w:r>
      <w:r w:rsidR="002661E4">
        <w:rPr>
          <w:rFonts w:ascii="Century" w:hAnsi="Century"/>
        </w:rPr>
        <w:t xml:space="preserve">each observation for each year of the projection period. </w:t>
      </w:r>
    </w:p>
    <w:p w14:paraId="1E7CC71A" w14:textId="36113074" w:rsidR="00893EBF" w:rsidRDefault="00A04AAE" w:rsidP="00564152">
      <w:pPr>
        <w:spacing w:before="14" w:line="480" w:lineRule="auto"/>
        <w:ind w:firstLine="720"/>
        <w:jc w:val="both"/>
        <w:rPr>
          <w:rFonts w:ascii="Century" w:hAnsi="Century"/>
        </w:rPr>
      </w:pPr>
      <w:r w:rsidRPr="00A04AAE">
        <w:rPr>
          <w:rFonts w:ascii="Century" w:hAnsi="Century"/>
          <w:b/>
          <w:bCs/>
        </w:rPr>
        <w:t xml:space="preserve">Calculate spending </w:t>
      </w:r>
      <w:r w:rsidR="00A943EA">
        <w:rPr>
          <w:rFonts w:ascii="Century" w:hAnsi="Century"/>
          <w:b/>
          <w:bCs/>
        </w:rPr>
        <w:t xml:space="preserve">and taxes </w:t>
      </w:r>
      <w:r w:rsidRPr="00A04AAE">
        <w:rPr>
          <w:rFonts w:ascii="Century" w:hAnsi="Century"/>
          <w:b/>
          <w:bCs/>
        </w:rPr>
        <w:t>by expenditure category.</w:t>
      </w:r>
      <w:r>
        <w:rPr>
          <w:rFonts w:ascii="Century" w:hAnsi="Century"/>
        </w:rPr>
        <w:t xml:space="preserve"> For each observation</w:t>
      </w:r>
      <w:del w:id="52" w:author="Sam Sloate" w:date="2021-10-06T09:22:00Z">
        <w:r w:rsidR="004F6A5C" w:rsidDel="00446054">
          <w:rPr>
            <w:rFonts w:ascii="Century" w:hAnsi="Century"/>
          </w:rPr>
          <w:delText>,</w:delText>
        </w:r>
      </w:del>
      <w:r w:rsidR="000467E8">
        <w:rPr>
          <w:rFonts w:ascii="Century" w:hAnsi="Century"/>
        </w:rPr>
        <w:t xml:space="preserve"> </w:t>
      </w:r>
      <w:proofErr w:type="gramStart"/>
      <w:r w:rsidR="000467E8">
        <w:rPr>
          <w:rFonts w:ascii="Century" w:hAnsi="Century"/>
        </w:rPr>
        <w:t xml:space="preserve">in a given </w:t>
      </w:r>
      <w:r w:rsidR="00D1196B">
        <w:rPr>
          <w:rFonts w:ascii="Century" w:hAnsi="Century"/>
        </w:rPr>
        <w:t>year</w:t>
      </w:r>
      <w:proofErr w:type="gramEnd"/>
      <w:r>
        <w:rPr>
          <w:rFonts w:ascii="Century" w:hAnsi="Century"/>
        </w:rPr>
        <w:t xml:space="preserve">, we will </w:t>
      </w:r>
      <w:r w:rsidR="00D1196B">
        <w:rPr>
          <w:rFonts w:ascii="Century" w:hAnsi="Century"/>
        </w:rPr>
        <w:t xml:space="preserve">multiply the new income by both the </w:t>
      </w:r>
      <w:r w:rsidR="003006DF">
        <w:rPr>
          <w:rFonts w:ascii="Century" w:hAnsi="Century"/>
        </w:rPr>
        <w:t xml:space="preserve">average MPC and share </w:t>
      </w:r>
      <w:r w:rsidR="003006DF">
        <w:rPr>
          <w:rFonts w:ascii="Century" w:hAnsi="Century"/>
        </w:rPr>
        <w:lastRenderedPageBreak/>
        <w:t xml:space="preserve">of expenditure by category for the </w:t>
      </w:r>
      <w:r w:rsidR="00D54436">
        <w:rPr>
          <w:rFonts w:ascii="Century" w:hAnsi="Century"/>
        </w:rPr>
        <w:t>new income group</w:t>
      </w:r>
      <w:r w:rsidR="00BC586A">
        <w:rPr>
          <w:rFonts w:ascii="Century" w:hAnsi="Century"/>
        </w:rPr>
        <w:t>.</w:t>
      </w:r>
      <w:r w:rsidR="00541E85">
        <w:rPr>
          <w:rFonts w:ascii="Century" w:hAnsi="Century"/>
        </w:rPr>
        <w:t xml:space="preserve"> </w:t>
      </w:r>
      <w:r w:rsidR="005A2A0B">
        <w:rPr>
          <w:rFonts w:ascii="Century" w:hAnsi="Century"/>
        </w:rPr>
        <w:t xml:space="preserve">This </w:t>
      </w:r>
      <w:ins w:id="53" w:author="Sam Sloate" w:date="2021-10-06T09:24:00Z">
        <w:r w:rsidR="009D11B4">
          <w:rPr>
            <w:rFonts w:ascii="Century" w:hAnsi="Century"/>
          </w:rPr>
          <w:t xml:space="preserve">calculation </w:t>
        </w:r>
      </w:ins>
      <w:r w:rsidR="005A2A0B">
        <w:rPr>
          <w:rFonts w:ascii="Century" w:hAnsi="Century"/>
        </w:rPr>
        <w:t xml:space="preserve">produces the total expenditure </w:t>
      </w:r>
      <w:r w:rsidR="00541C68">
        <w:rPr>
          <w:rFonts w:ascii="Century" w:hAnsi="Century"/>
        </w:rPr>
        <w:t xml:space="preserve">for each category. </w:t>
      </w:r>
      <w:commentRangeStart w:id="54"/>
      <w:r w:rsidR="00CB7026">
        <w:rPr>
          <w:rFonts w:ascii="Century" w:hAnsi="Century"/>
        </w:rPr>
        <w:t xml:space="preserve">Total spending less </w:t>
      </w:r>
      <w:r w:rsidR="0002680C">
        <w:rPr>
          <w:rFonts w:ascii="Century" w:hAnsi="Century"/>
        </w:rPr>
        <w:t xml:space="preserve">expenditure on </w:t>
      </w:r>
      <w:r w:rsidR="0002680C" w:rsidRPr="009C68EB">
        <w:rPr>
          <w:rFonts w:ascii="Century" w:hAnsi="Century"/>
        </w:rPr>
        <w:t>housing</w:t>
      </w:r>
      <w:r w:rsidR="0002680C">
        <w:rPr>
          <w:rFonts w:ascii="Century" w:hAnsi="Century"/>
        </w:rPr>
        <w:t xml:space="preserve">, groceries, medical services and prescription drugs, gasoline, and liquor </w:t>
      </w:r>
      <w:proofErr w:type="gramStart"/>
      <w:r w:rsidR="00A943EA">
        <w:rPr>
          <w:rFonts w:ascii="Century" w:hAnsi="Century"/>
        </w:rPr>
        <w:t xml:space="preserve">is </w:t>
      </w:r>
      <w:r w:rsidR="00AC0B79">
        <w:rPr>
          <w:rFonts w:ascii="Century" w:hAnsi="Century"/>
        </w:rPr>
        <w:t>considered to be</w:t>
      </w:r>
      <w:proofErr w:type="gramEnd"/>
      <w:r w:rsidR="00AC0B79">
        <w:rPr>
          <w:rFonts w:ascii="Century" w:hAnsi="Century"/>
        </w:rPr>
        <w:t xml:space="preserve"> </w:t>
      </w:r>
      <w:r w:rsidR="00364DE7">
        <w:rPr>
          <w:rFonts w:ascii="Century" w:hAnsi="Century"/>
        </w:rPr>
        <w:t xml:space="preserve">inclusive </w:t>
      </w:r>
      <w:r w:rsidR="00EC2CE1">
        <w:rPr>
          <w:rFonts w:ascii="Century" w:hAnsi="Century"/>
        </w:rPr>
        <w:t>of</w:t>
      </w:r>
      <w:r w:rsidR="00AC0B79">
        <w:rPr>
          <w:rFonts w:ascii="Century" w:hAnsi="Century"/>
        </w:rPr>
        <w:t xml:space="preserve"> the state’s 4.75% sales tax. </w:t>
      </w:r>
      <w:r w:rsidR="00EC2CE1">
        <w:rPr>
          <w:rFonts w:ascii="Century" w:hAnsi="Century"/>
        </w:rPr>
        <w:t xml:space="preserve">Therefore, </w:t>
      </w:r>
      <w:r w:rsidR="00AC2AF2">
        <w:rPr>
          <w:rFonts w:ascii="Century" w:hAnsi="Century"/>
        </w:rPr>
        <w:t>this amount w</w:t>
      </w:r>
      <w:r w:rsidR="00134F89">
        <w:rPr>
          <w:rFonts w:ascii="Century" w:hAnsi="Century"/>
        </w:rPr>
        <w:t>ill</w:t>
      </w:r>
      <w:r w:rsidR="00AC2AF2">
        <w:rPr>
          <w:rFonts w:ascii="Century" w:hAnsi="Century"/>
        </w:rPr>
        <w:t xml:space="preserve"> be </w:t>
      </w:r>
      <w:r w:rsidR="004F17F6">
        <w:rPr>
          <w:rFonts w:ascii="Century" w:hAnsi="Century"/>
        </w:rPr>
        <w:t xml:space="preserve">multiplied by </w:t>
      </w:r>
      <w:r w:rsidR="00FD4DB8">
        <w:rPr>
          <w:rFonts w:ascii="Century" w:hAnsi="Century"/>
        </w:rPr>
        <w:t xml:space="preserve">1 / </w:t>
      </w:r>
      <w:r w:rsidR="00F81A0F">
        <w:rPr>
          <w:rFonts w:ascii="Century" w:hAnsi="Century"/>
        </w:rPr>
        <w:t xml:space="preserve">1.0475 to </w:t>
      </w:r>
      <w:r w:rsidR="00522844">
        <w:rPr>
          <w:rFonts w:ascii="Century" w:hAnsi="Century"/>
        </w:rPr>
        <w:t>calculate to sales take paid by the CU</w:t>
      </w:r>
      <w:commentRangeEnd w:id="54"/>
      <w:r w:rsidR="00EE5C8A">
        <w:rPr>
          <w:rStyle w:val="CommentReference"/>
        </w:rPr>
        <w:commentReference w:id="54"/>
      </w:r>
      <w:r w:rsidR="00522844">
        <w:rPr>
          <w:rFonts w:ascii="Century" w:hAnsi="Century"/>
        </w:rPr>
        <w:t xml:space="preserve">. </w:t>
      </w:r>
      <w:commentRangeStart w:id="55"/>
      <w:r w:rsidR="00564152">
        <w:rPr>
          <w:rFonts w:ascii="Century" w:hAnsi="Century"/>
        </w:rPr>
        <w:t xml:space="preserve">Excise taxes paid on tobacco and </w:t>
      </w:r>
      <w:commentRangeStart w:id="56"/>
      <w:r w:rsidR="00564152">
        <w:rPr>
          <w:rFonts w:ascii="Century" w:hAnsi="Century"/>
        </w:rPr>
        <w:t xml:space="preserve">liquor </w:t>
      </w:r>
      <w:commentRangeEnd w:id="56"/>
      <w:r w:rsidR="00EE5C8A">
        <w:rPr>
          <w:rStyle w:val="CommentReference"/>
        </w:rPr>
        <w:commentReference w:id="56"/>
      </w:r>
      <w:r w:rsidR="00564152">
        <w:rPr>
          <w:rFonts w:ascii="Century" w:hAnsi="Century"/>
        </w:rPr>
        <w:t xml:space="preserve">will be calculated similarly.  </w:t>
      </w:r>
      <w:bookmarkEnd w:id="20"/>
      <w:commentRangeEnd w:id="55"/>
      <w:r w:rsidR="003C26FE">
        <w:rPr>
          <w:rStyle w:val="CommentReference"/>
        </w:rPr>
        <w:commentReference w:id="55"/>
      </w:r>
    </w:p>
    <w:p w14:paraId="2F19FC6B" w14:textId="2EDBC55E" w:rsidR="006E6B0B" w:rsidDel="005D27C5" w:rsidRDefault="006E6B0B" w:rsidP="00564152">
      <w:pPr>
        <w:spacing w:before="14" w:line="480" w:lineRule="auto"/>
        <w:ind w:firstLine="720"/>
        <w:jc w:val="both"/>
        <w:rPr>
          <w:del w:id="57" w:author="Sam Sloate" w:date="2021-10-06T09:28:00Z"/>
          <w:rFonts w:ascii="Century" w:hAnsi="Century"/>
        </w:rPr>
      </w:pPr>
      <w:r w:rsidRPr="00515E50">
        <w:rPr>
          <w:rFonts w:ascii="Century" w:hAnsi="Century"/>
          <w:b/>
          <w:bCs/>
        </w:rPr>
        <w:t xml:space="preserve">Sum taxes paid </w:t>
      </w:r>
      <w:r w:rsidR="00515E50" w:rsidRPr="00515E50">
        <w:rPr>
          <w:rFonts w:ascii="Century" w:hAnsi="Century"/>
          <w:b/>
          <w:bCs/>
        </w:rPr>
        <w:t>across CUs.</w:t>
      </w:r>
      <w:r w:rsidR="00515E50">
        <w:rPr>
          <w:rFonts w:ascii="Century" w:hAnsi="Century"/>
        </w:rPr>
        <w:t xml:space="preserve"> </w:t>
      </w:r>
      <w:r w:rsidR="00D44CF4">
        <w:rPr>
          <w:rFonts w:ascii="Century" w:hAnsi="Century"/>
        </w:rPr>
        <w:t xml:space="preserve">For each year, </w:t>
      </w:r>
      <w:r w:rsidR="00E81D5C">
        <w:rPr>
          <w:rFonts w:ascii="Century" w:hAnsi="Century"/>
        </w:rPr>
        <w:t xml:space="preserve">total taxes </w:t>
      </w:r>
      <w:r w:rsidR="00C936AD">
        <w:rPr>
          <w:rFonts w:ascii="Century" w:hAnsi="Century"/>
        </w:rPr>
        <w:t>paid by each CU will be multiplied by the CU’s weight</w:t>
      </w:r>
      <w:r w:rsidR="007D2D4E">
        <w:rPr>
          <w:rFonts w:ascii="Century" w:hAnsi="Century"/>
        </w:rPr>
        <w:t xml:space="preserve"> and summed across </w:t>
      </w:r>
      <w:r w:rsidR="00D44CF4">
        <w:rPr>
          <w:rFonts w:ascii="Century" w:hAnsi="Century"/>
        </w:rPr>
        <w:t>all observations to calculate the total consumption tax</w:t>
      </w:r>
      <w:r w:rsidR="003F167B">
        <w:rPr>
          <w:rFonts w:ascii="Century" w:hAnsi="Century"/>
        </w:rPr>
        <w:t xml:space="preserve">es paid that year. </w:t>
      </w:r>
    </w:p>
    <w:p w14:paraId="75F363EE" w14:textId="77777777" w:rsidR="003F167B" w:rsidRPr="00515E50" w:rsidRDefault="003F167B" w:rsidP="00767600">
      <w:pPr>
        <w:spacing w:before="14" w:line="480" w:lineRule="auto"/>
        <w:ind w:firstLine="720"/>
        <w:jc w:val="both"/>
        <w:rPr>
          <w:rFonts w:ascii="Century" w:hAnsi="Century"/>
        </w:rPr>
      </w:pPr>
    </w:p>
    <w:p w14:paraId="7F36BCD5" w14:textId="7F2E09AD" w:rsidR="008246D2" w:rsidRDefault="00090D86" w:rsidP="008246D2">
      <w:pPr>
        <w:pStyle w:val="Heading1"/>
        <w:spacing w:before="0" w:line="360" w:lineRule="auto"/>
        <w:rPr>
          <w:color w:val="002069"/>
        </w:rPr>
      </w:pPr>
      <w:r>
        <w:rPr>
          <w:color w:val="002069"/>
        </w:rPr>
        <w:t>Analysis</w:t>
      </w:r>
    </w:p>
    <w:p w14:paraId="4ECBE73A" w14:textId="0E53183F" w:rsidR="00090D86" w:rsidRDefault="00090D86" w:rsidP="00090D86">
      <w:pPr>
        <w:pStyle w:val="Heading2"/>
        <w:spacing w:line="360" w:lineRule="auto"/>
        <w:rPr>
          <w:rFonts w:ascii="Segoe UI" w:hAnsi="Segoe UI" w:cs="Segoe UI"/>
          <w:color w:val="002069"/>
          <w:sz w:val="28"/>
          <w:szCs w:val="28"/>
        </w:rPr>
      </w:pPr>
      <w:r>
        <w:rPr>
          <w:rFonts w:ascii="Segoe UI" w:hAnsi="Segoe UI" w:cs="Segoe UI"/>
          <w:color w:val="002069"/>
          <w:sz w:val="28"/>
          <w:szCs w:val="28"/>
        </w:rPr>
        <w:t xml:space="preserve">Data </w:t>
      </w:r>
      <w:r w:rsidR="009A6917">
        <w:rPr>
          <w:rFonts w:ascii="Segoe UI" w:hAnsi="Segoe UI" w:cs="Segoe UI"/>
          <w:color w:val="002069"/>
          <w:sz w:val="28"/>
          <w:szCs w:val="28"/>
        </w:rPr>
        <w:t>Summary</w:t>
      </w:r>
      <w:r w:rsidR="002442F1">
        <w:rPr>
          <w:rFonts w:ascii="Segoe UI" w:hAnsi="Segoe UI" w:cs="Segoe UI"/>
          <w:color w:val="002069"/>
          <w:sz w:val="28"/>
          <w:szCs w:val="28"/>
        </w:rPr>
        <w:t xml:space="preserve"> </w:t>
      </w:r>
      <w:del w:id="58" w:author="Sam Sloate" w:date="2021-10-06T09:26:00Z">
        <w:r w:rsidR="002442F1" w:rsidDel="001665A2">
          <w:rPr>
            <w:rFonts w:ascii="Segoe UI" w:hAnsi="Segoe UI" w:cs="Segoe UI"/>
            <w:color w:val="002069"/>
            <w:sz w:val="28"/>
            <w:szCs w:val="28"/>
          </w:rPr>
          <w:delText>(</w:delText>
        </w:r>
        <w:r w:rsidDel="001665A2">
          <w:rPr>
            <w:rFonts w:ascii="Segoe UI" w:hAnsi="Segoe UI" w:cs="Segoe UI"/>
            <w:color w:val="002069"/>
            <w:sz w:val="28"/>
            <w:szCs w:val="28"/>
          </w:rPr>
          <w:delText>Liza)</w:delText>
        </w:r>
      </w:del>
    </w:p>
    <w:p w14:paraId="321BC427" w14:textId="41FB5925" w:rsidR="00387A2D" w:rsidRDefault="00387A2D" w:rsidP="00427B2F">
      <w:pPr>
        <w:spacing w:before="14" w:line="480" w:lineRule="auto"/>
        <w:ind w:firstLine="720"/>
        <w:jc w:val="both"/>
        <w:rPr>
          <w:rFonts w:ascii="Century" w:hAnsi="Century"/>
        </w:rPr>
      </w:pPr>
      <w:r>
        <w:rPr>
          <w:rFonts w:ascii="Century" w:hAnsi="Century"/>
        </w:rPr>
        <w:t>The goal</w:t>
      </w:r>
      <w:r w:rsidR="00876629">
        <w:rPr>
          <w:rFonts w:ascii="Century" w:hAnsi="Century"/>
        </w:rPr>
        <w:t xml:space="preserve"> of this project is to </w:t>
      </w:r>
      <w:r w:rsidR="00344098">
        <w:rPr>
          <w:rFonts w:ascii="Century" w:hAnsi="Century"/>
        </w:rPr>
        <w:t>provide OSBM with</w:t>
      </w:r>
      <w:r w:rsidR="008A60FA">
        <w:rPr>
          <w:rFonts w:ascii="Century" w:hAnsi="Century"/>
        </w:rPr>
        <w:t xml:space="preserve"> a basic microsimulation model to inform long-term projections in income tax and consumption tax revenues. </w:t>
      </w:r>
      <w:r w:rsidR="00B35933">
        <w:rPr>
          <w:rFonts w:ascii="Century" w:hAnsi="Century"/>
        </w:rPr>
        <w:t xml:space="preserve">In addition to the model itself, we will provide annotated </w:t>
      </w:r>
      <w:ins w:id="59" w:author="Sam Sloate" w:date="2021-10-06T09:26:00Z">
        <w:r w:rsidR="00231345">
          <w:rPr>
            <w:rFonts w:ascii="Century" w:hAnsi="Century"/>
          </w:rPr>
          <w:t xml:space="preserve">SAS </w:t>
        </w:r>
      </w:ins>
      <w:r w:rsidR="00B35933">
        <w:rPr>
          <w:rFonts w:ascii="Century" w:hAnsi="Century"/>
        </w:rPr>
        <w:t xml:space="preserve">code such that </w:t>
      </w:r>
      <w:r w:rsidR="007619B9">
        <w:rPr>
          <w:rFonts w:ascii="Century" w:hAnsi="Century"/>
        </w:rPr>
        <w:t xml:space="preserve">OSBM can </w:t>
      </w:r>
      <w:r w:rsidR="00B35933">
        <w:rPr>
          <w:rFonts w:ascii="Century" w:hAnsi="Century"/>
        </w:rPr>
        <w:t xml:space="preserve">revise and add onto this model in the future. </w:t>
      </w:r>
      <w:r w:rsidR="00705909">
        <w:rPr>
          <w:rFonts w:ascii="Century" w:hAnsi="Century"/>
        </w:rPr>
        <w:t>As conditions and needs evolve, we</w:t>
      </w:r>
      <w:r w:rsidR="00B35933">
        <w:rPr>
          <w:rFonts w:ascii="Century" w:hAnsi="Century"/>
        </w:rPr>
        <w:t xml:space="preserve"> expect OSBM to </w:t>
      </w:r>
      <w:r w:rsidR="00516B4C">
        <w:rPr>
          <w:rFonts w:ascii="Century" w:hAnsi="Century"/>
        </w:rPr>
        <w:t xml:space="preserve">use its additional resources and data access to update </w:t>
      </w:r>
      <w:r w:rsidR="00705909">
        <w:rPr>
          <w:rFonts w:ascii="Century" w:hAnsi="Century"/>
        </w:rPr>
        <w:t xml:space="preserve">the </w:t>
      </w:r>
      <w:r w:rsidR="00427B2F">
        <w:rPr>
          <w:rFonts w:ascii="Century" w:hAnsi="Century"/>
        </w:rPr>
        <w:t>tool</w:t>
      </w:r>
      <w:r w:rsidR="00516B4C">
        <w:rPr>
          <w:rFonts w:ascii="Century" w:hAnsi="Century"/>
        </w:rPr>
        <w:t xml:space="preserve"> with more</w:t>
      </w:r>
      <w:r w:rsidR="008C7D29">
        <w:rPr>
          <w:rFonts w:ascii="Century" w:hAnsi="Century"/>
        </w:rPr>
        <w:t xml:space="preserve"> </w:t>
      </w:r>
      <w:r w:rsidR="00705909">
        <w:rPr>
          <w:rFonts w:ascii="Century" w:hAnsi="Century"/>
        </w:rPr>
        <w:t>complete</w:t>
      </w:r>
      <w:r w:rsidR="008C7D29">
        <w:rPr>
          <w:rFonts w:ascii="Century" w:hAnsi="Century"/>
        </w:rPr>
        <w:t xml:space="preserve"> tax collection data from the Department of Revenue, demographic projections, </w:t>
      </w:r>
      <w:r w:rsidR="00B5049F">
        <w:rPr>
          <w:rFonts w:ascii="Century" w:hAnsi="Century"/>
        </w:rPr>
        <w:t>and</w:t>
      </w:r>
      <w:r w:rsidR="00985A72">
        <w:rPr>
          <w:rFonts w:ascii="Century" w:hAnsi="Century"/>
        </w:rPr>
        <w:t xml:space="preserve"> tax</w:t>
      </w:r>
      <w:r w:rsidR="00B5049F">
        <w:rPr>
          <w:rFonts w:ascii="Century" w:hAnsi="Century"/>
        </w:rPr>
        <w:t xml:space="preserve"> </w:t>
      </w:r>
      <w:r w:rsidR="00985A72">
        <w:rPr>
          <w:rFonts w:ascii="Century" w:hAnsi="Century"/>
        </w:rPr>
        <w:t>policy changes</w:t>
      </w:r>
      <w:r w:rsidR="00B5049F">
        <w:rPr>
          <w:rFonts w:ascii="Century" w:hAnsi="Century"/>
        </w:rPr>
        <w:t xml:space="preserve">. </w:t>
      </w:r>
    </w:p>
    <w:p w14:paraId="5461866A" w14:textId="254F05B7" w:rsidR="004C08CD" w:rsidRDefault="004C08CD" w:rsidP="00427B2F">
      <w:pPr>
        <w:spacing w:before="14" w:line="480" w:lineRule="auto"/>
        <w:ind w:firstLine="720"/>
        <w:jc w:val="both"/>
        <w:rPr>
          <w:rFonts w:ascii="Century" w:hAnsi="Century"/>
        </w:rPr>
      </w:pPr>
      <w:r>
        <w:rPr>
          <w:rFonts w:ascii="Century" w:hAnsi="Century"/>
        </w:rPr>
        <w:t xml:space="preserve">Beyond the statistical model, we will also provide analysis regarding the potential impacts of our projections and sources of uncertainty. </w:t>
      </w:r>
      <w:r w:rsidR="00FA1332">
        <w:rPr>
          <w:rFonts w:ascii="Century" w:hAnsi="Century"/>
        </w:rPr>
        <w:t>We will review relevant literature</w:t>
      </w:r>
      <w:r w:rsidR="0024512B">
        <w:rPr>
          <w:rFonts w:ascii="Century" w:hAnsi="Century"/>
        </w:rPr>
        <w:t xml:space="preserve"> and consult experts in the field to </w:t>
      </w:r>
      <w:r w:rsidR="0033226B">
        <w:rPr>
          <w:rFonts w:ascii="Century" w:hAnsi="Century"/>
        </w:rPr>
        <w:t xml:space="preserve">explain the implications of the changes in tax revenue that may result from changing </w:t>
      </w:r>
      <w:r w:rsidR="00C63B9D">
        <w:rPr>
          <w:rFonts w:ascii="Century" w:hAnsi="Century"/>
        </w:rPr>
        <w:t xml:space="preserve">state </w:t>
      </w:r>
      <w:r w:rsidR="0033226B">
        <w:rPr>
          <w:rFonts w:ascii="Century" w:hAnsi="Century"/>
        </w:rPr>
        <w:t xml:space="preserve">demographics. </w:t>
      </w:r>
      <w:r w:rsidR="0024512B">
        <w:rPr>
          <w:rFonts w:ascii="Century" w:hAnsi="Century"/>
        </w:rPr>
        <w:t xml:space="preserve"> </w:t>
      </w:r>
    </w:p>
    <w:p w14:paraId="09851E93" w14:textId="774C7AA7" w:rsidR="00331CF3" w:rsidRDefault="00331CF3" w:rsidP="00331CF3">
      <w:pPr>
        <w:pStyle w:val="Heading2"/>
        <w:spacing w:line="360" w:lineRule="auto"/>
        <w:rPr>
          <w:rFonts w:ascii="Segoe UI" w:hAnsi="Segoe UI" w:cs="Segoe UI"/>
          <w:color w:val="002069"/>
          <w:sz w:val="28"/>
          <w:szCs w:val="28"/>
        </w:rPr>
      </w:pPr>
      <w:r>
        <w:rPr>
          <w:rFonts w:ascii="Segoe UI" w:hAnsi="Segoe UI" w:cs="Segoe UI"/>
          <w:color w:val="002069"/>
          <w:sz w:val="28"/>
          <w:szCs w:val="28"/>
        </w:rPr>
        <w:lastRenderedPageBreak/>
        <w:t>Complementary Techniques</w:t>
      </w:r>
    </w:p>
    <w:p w14:paraId="2E7F8AF5" w14:textId="5D33064A" w:rsidR="00090D86" w:rsidRPr="006B4951" w:rsidDel="00331CF3" w:rsidRDefault="00090D86" w:rsidP="006B4951">
      <w:pPr>
        <w:pStyle w:val="Heading1"/>
        <w:spacing w:before="0" w:line="360" w:lineRule="auto"/>
        <w:rPr>
          <w:del w:id="60" w:author="Sam Sloate" w:date="2021-10-06T09:29:00Z"/>
          <w:color w:val="002069"/>
        </w:rPr>
      </w:pPr>
      <w:del w:id="61" w:author="Sam Sloate" w:date="2021-10-06T09:29:00Z">
        <w:r w:rsidDel="00331CF3">
          <w:rPr>
            <w:color w:val="002069"/>
          </w:rPr>
          <w:delText>Data Summary</w:delText>
        </w:r>
      </w:del>
    </w:p>
    <w:p w14:paraId="684C10F4" w14:textId="197081B0" w:rsidR="00DB30B7" w:rsidRPr="00C726BE" w:rsidRDefault="000A7EC6" w:rsidP="00910E38">
      <w:pPr>
        <w:pStyle w:val="ListParagraph"/>
        <w:numPr>
          <w:ilvl w:val="0"/>
          <w:numId w:val="1"/>
        </w:numPr>
        <w:spacing w:before="14" w:after="0" w:line="480" w:lineRule="auto"/>
        <w:jc w:val="both"/>
        <w:rPr>
          <w:rFonts w:ascii="Century" w:hAnsi="Century"/>
          <w:sz w:val="24"/>
          <w:szCs w:val="24"/>
        </w:rPr>
      </w:pPr>
      <w:r w:rsidRPr="00C726BE">
        <w:rPr>
          <w:rFonts w:ascii="Century" w:hAnsi="Century"/>
          <w:sz w:val="24"/>
          <w:szCs w:val="24"/>
        </w:rPr>
        <w:t>Other</w:t>
      </w:r>
      <w:r w:rsidR="00DB30B7" w:rsidRPr="00C726BE">
        <w:rPr>
          <w:rFonts w:ascii="Century" w:hAnsi="Century"/>
          <w:sz w:val="24"/>
          <w:szCs w:val="24"/>
        </w:rPr>
        <w:t xml:space="preserve"> techniques use</w:t>
      </w:r>
      <w:r w:rsidRPr="00C726BE">
        <w:rPr>
          <w:rFonts w:ascii="Century" w:hAnsi="Century"/>
          <w:sz w:val="24"/>
          <w:szCs w:val="24"/>
        </w:rPr>
        <w:t>d</w:t>
      </w:r>
      <w:r w:rsidR="00DB30B7" w:rsidRPr="00C726BE">
        <w:rPr>
          <w:rFonts w:ascii="Century" w:hAnsi="Century"/>
          <w:sz w:val="24"/>
          <w:szCs w:val="24"/>
        </w:rPr>
        <w:t xml:space="preserve"> to complement the analysis</w:t>
      </w:r>
      <w:r w:rsidR="00BD0248" w:rsidRPr="00C726BE">
        <w:rPr>
          <w:rFonts w:ascii="Century" w:hAnsi="Century"/>
          <w:sz w:val="24"/>
          <w:szCs w:val="24"/>
        </w:rPr>
        <w:t xml:space="preserve"> (Tom)</w:t>
      </w:r>
    </w:p>
    <w:p w14:paraId="33902971" w14:textId="0767CAFD" w:rsidR="0092441E" w:rsidRPr="00C726BE" w:rsidRDefault="008E0519" w:rsidP="002D504B">
      <w:pPr>
        <w:spacing w:before="14" w:line="480" w:lineRule="auto"/>
        <w:ind w:left="360"/>
        <w:jc w:val="both"/>
        <w:rPr>
          <w:ins w:id="62" w:author="Thomas Fagan" w:date="2021-10-06T11:19:00Z"/>
          <w:rFonts w:ascii="Century" w:hAnsi="Century"/>
        </w:rPr>
      </w:pPr>
      <w:ins w:id="63" w:author="Thomas Fagan" w:date="2021-10-06T11:19:00Z">
        <w:r w:rsidRPr="00C726BE">
          <w:rPr>
            <w:rFonts w:ascii="Century" w:hAnsi="Century"/>
          </w:rPr>
          <w:t xml:space="preserve">The </w:t>
        </w:r>
        <w:r w:rsidR="0092441E" w:rsidRPr="00C726BE">
          <w:rPr>
            <w:rFonts w:ascii="Century" w:hAnsi="Century"/>
          </w:rPr>
          <w:t>modeling of person income and consumption t</w:t>
        </w:r>
        <w:r w:rsidR="00E46E4F" w:rsidRPr="00C726BE">
          <w:rPr>
            <w:rFonts w:ascii="Century" w:hAnsi="Century"/>
          </w:rPr>
          <w:t>ax revenues described above</w:t>
        </w:r>
        <w:r w:rsidR="0092441E" w:rsidRPr="00C726BE">
          <w:rPr>
            <w:rFonts w:ascii="Century" w:hAnsi="Century"/>
          </w:rPr>
          <w:t xml:space="preserve"> </w:t>
        </w:r>
        <w:r w:rsidR="00776C94" w:rsidRPr="00C726BE">
          <w:rPr>
            <w:rFonts w:ascii="Century" w:hAnsi="Century"/>
          </w:rPr>
          <w:t xml:space="preserve">constitute the </w:t>
        </w:r>
        <w:r w:rsidR="006263E1" w:rsidRPr="00C726BE">
          <w:rPr>
            <w:rFonts w:ascii="Century" w:hAnsi="Century"/>
          </w:rPr>
          <w:t>bulk of our ana</w:t>
        </w:r>
      </w:ins>
      <w:ins w:id="64" w:author="Thomas Fagan" w:date="2021-10-06T11:20:00Z">
        <w:r w:rsidR="006263E1" w:rsidRPr="00C726BE">
          <w:rPr>
            <w:rFonts w:ascii="Century" w:hAnsi="Century"/>
          </w:rPr>
          <w:t xml:space="preserve">lysis. However, to </w:t>
        </w:r>
        <w:r w:rsidR="00E4135E" w:rsidRPr="00C726BE">
          <w:rPr>
            <w:rFonts w:ascii="Century" w:hAnsi="Century"/>
          </w:rPr>
          <w:t xml:space="preserve">form a </w:t>
        </w:r>
        <w:r w:rsidR="00FF25B8" w:rsidRPr="00C726BE">
          <w:rPr>
            <w:rFonts w:ascii="Century" w:hAnsi="Century"/>
          </w:rPr>
          <w:t xml:space="preserve">more </w:t>
        </w:r>
        <w:r w:rsidR="00E4135E" w:rsidRPr="00C726BE">
          <w:rPr>
            <w:rFonts w:ascii="Century" w:hAnsi="Century"/>
          </w:rPr>
          <w:t xml:space="preserve">complete picture of </w:t>
        </w:r>
        <w:r w:rsidR="00FF25B8" w:rsidRPr="00C726BE">
          <w:rPr>
            <w:rFonts w:ascii="Century" w:hAnsi="Century"/>
          </w:rPr>
          <w:t xml:space="preserve">North Carolina’s tax </w:t>
        </w:r>
        <w:r w:rsidR="00D94490" w:rsidRPr="00C726BE">
          <w:rPr>
            <w:rFonts w:ascii="Century" w:hAnsi="Century"/>
          </w:rPr>
          <w:t xml:space="preserve">revenue through 2040 and of the effects demographic changes, </w:t>
        </w:r>
      </w:ins>
      <w:ins w:id="65" w:author="Thomas Fagan" w:date="2021-10-06T11:21:00Z">
        <w:r w:rsidR="00201372" w:rsidRPr="00C726BE">
          <w:rPr>
            <w:rFonts w:ascii="Century" w:hAnsi="Century"/>
          </w:rPr>
          <w:t>we also propose to do the following:</w:t>
        </w:r>
      </w:ins>
    </w:p>
    <w:p w14:paraId="3FAB8696" w14:textId="7AFFA345" w:rsidR="00F577BC" w:rsidRPr="00C726BE" w:rsidRDefault="003211DB" w:rsidP="00FD26AE">
      <w:pPr>
        <w:pStyle w:val="ListParagraph"/>
        <w:numPr>
          <w:ilvl w:val="0"/>
          <w:numId w:val="16"/>
        </w:numPr>
        <w:spacing w:before="14" w:line="480" w:lineRule="auto"/>
        <w:jc w:val="both"/>
        <w:rPr>
          <w:ins w:id="66" w:author="Thomas Fagan" w:date="2021-10-06T11:43:00Z"/>
          <w:rFonts w:ascii="Century" w:hAnsi="Century"/>
          <w:sz w:val="24"/>
          <w:szCs w:val="24"/>
        </w:rPr>
      </w:pPr>
      <w:ins w:id="67" w:author="Thomas Fagan" w:date="2021-10-06T11:44:00Z">
        <w:r w:rsidRPr="00C726BE">
          <w:rPr>
            <w:rFonts w:ascii="Century" w:hAnsi="Century"/>
            <w:sz w:val="24"/>
            <w:szCs w:val="24"/>
          </w:rPr>
          <w:t xml:space="preserve">Estimate </w:t>
        </w:r>
      </w:ins>
      <w:ins w:id="68" w:author="Thomas Fagan" w:date="2021-10-06T11:45:00Z">
        <w:r w:rsidR="0043686D" w:rsidRPr="00C726BE">
          <w:rPr>
            <w:rFonts w:ascii="Century" w:hAnsi="Century"/>
            <w:sz w:val="24"/>
            <w:szCs w:val="24"/>
          </w:rPr>
          <w:t xml:space="preserve">effects </w:t>
        </w:r>
      </w:ins>
      <w:ins w:id="69" w:author="Thomas Fagan" w:date="2021-10-06T11:46:00Z">
        <w:r w:rsidR="00F86036" w:rsidRPr="00C726BE">
          <w:rPr>
            <w:rFonts w:ascii="Century" w:hAnsi="Century"/>
            <w:sz w:val="24"/>
            <w:szCs w:val="24"/>
          </w:rPr>
          <w:t xml:space="preserve">of inter-state travel </w:t>
        </w:r>
      </w:ins>
      <w:ins w:id="70" w:author="Thomas Fagan" w:date="2021-10-06T11:45:00Z">
        <w:r w:rsidR="0043686D" w:rsidRPr="00C726BE">
          <w:rPr>
            <w:rFonts w:ascii="Century" w:hAnsi="Century"/>
            <w:sz w:val="24"/>
            <w:szCs w:val="24"/>
          </w:rPr>
          <w:t>on consumption tax revenues. Because</w:t>
        </w:r>
      </w:ins>
      <w:ins w:id="71" w:author="Thomas Fagan" w:date="2021-10-06T11:46:00Z">
        <w:r w:rsidR="00F86036" w:rsidRPr="00C726BE">
          <w:rPr>
            <w:rFonts w:ascii="Century" w:hAnsi="Century"/>
            <w:sz w:val="24"/>
            <w:szCs w:val="24"/>
          </w:rPr>
          <w:t xml:space="preserve"> our consumption </w:t>
        </w:r>
        <w:r w:rsidR="004C084F" w:rsidRPr="00C726BE">
          <w:rPr>
            <w:rFonts w:ascii="Century" w:hAnsi="Century"/>
            <w:sz w:val="24"/>
            <w:szCs w:val="24"/>
          </w:rPr>
          <w:t>tax</w:t>
        </w:r>
      </w:ins>
      <w:ins w:id="72" w:author="Thomas Fagan" w:date="2021-10-06T11:47:00Z">
        <w:r w:rsidR="004C084F" w:rsidRPr="00C726BE">
          <w:rPr>
            <w:rFonts w:ascii="Century" w:hAnsi="Century"/>
            <w:sz w:val="24"/>
            <w:szCs w:val="24"/>
          </w:rPr>
          <w:t xml:space="preserve"> model </w:t>
        </w:r>
        <w:r w:rsidR="007F1914" w:rsidRPr="00C726BE">
          <w:rPr>
            <w:rFonts w:ascii="Century" w:hAnsi="Century"/>
            <w:sz w:val="24"/>
            <w:szCs w:val="24"/>
          </w:rPr>
          <w:t>using North Carolina households (or CUs) as the unit of analysis, i</w:t>
        </w:r>
      </w:ins>
      <w:ins w:id="73" w:author="Thomas Fagan" w:date="2021-10-06T11:48:00Z">
        <w:r w:rsidR="00DD0F38" w:rsidRPr="00C726BE">
          <w:rPr>
            <w:rFonts w:ascii="Century" w:hAnsi="Century"/>
            <w:sz w:val="24"/>
            <w:szCs w:val="24"/>
          </w:rPr>
          <w:t xml:space="preserve">t </w:t>
        </w:r>
      </w:ins>
      <w:ins w:id="74" w:author="Thomas Fagan" w:date="2021-10-06T11:47:00Z">
        <w:r w:rsidR="007F1914" w:rsidRPr="00C726BE">
          <w:rPr>
            <w:rFonts w:ascii="Century" w:hAnsi="Century"/>
            <w:sz w:val="24"/>
            <w:szCs w:val="24"/>
          </w:rPr>
          <w:t xml:space="preserve">does not </w:t>
        </w:r>
        <w:proofErr w:type="gramStart"/>
        <w:r w:rsidR="007F1914" w:rsidRPr="00C726BE">
          <w:rPr>
            <w:rFonts w:ascii="Century" w:hAnsi="Century"/>
            <w:sz w:val="24"/>
            <w:szCs w:val="24"/>
          </w:rPr>
          <w:t>take int</w:t>
        </w:r>
      </w:ins>
      <w:ins w:id="75" w:author="Thomas Fagan" w:date="2021-10-06T11:49:00Z">
        <w:r w:rsidR="004656AE" w:rsidRPr="00C726BE">
          <w:rPr>
            <w:rFonts w:ascii="Century" w:hAnsi="Century"/>
            <w:sz w:val="24"/>
            <w:szCs w:val="24"/>
          </w:rPr>
          <w:t>o account</w:t>
        </w:r>
        <w:proofErr w:type="gramEnd"/>
        <w:r w:rsidR="004656AE" w:rsidRPr="00C726BE">
          <w:rPr>
            <w:rFonts w:ascii="Century" w:hAnsi="Century"/>
            <w:sz w:val="24"/>
            <w:szCs w:val="24"/>
          </w:rPr>
          <w:t xml:space="preserve"> </w:t>
        </w:r>
        <w:r w:rsidR="003E4A20" w:rsidRPr="00C726BE">
          <w:rPr>
            <w:rFonts w:ascii="Century" w:hAnsi="Century"/>
            <w:sz w:val="24"/>
            <w:szCs w:val="24"/>
          </w:rPr>
          <w:t>o</w:t>
        </w:r>
        <w:r w:rsidR="004656AE" w:rsidRPr="00C726BE">
          <w:rPr>
            <w:rFonts w:ascii="Century" w:hAnsi="Century"/>
            <w:sz w:val="24"/>
            <w:szCs w:val="24"/>
          </w:rPr>
          <w:t xml:space="preserve">ut-of-state expenditure by these </w:t>
        </w:r>
        <w:r w:rsidR="003E4A20" w:rsidRPr="00C726BE">
          <w:rPr>
            <w:rFonts w:ascii="Century" w:hAnsi="Century"/>
            <w:sz w:val="24"/>
            <w:szCs w:val="24"/>
          </w:rPr>
          <w:t>households or in-state expenditure by those residi</w:t>
        </w:r>
      </w:ins>
      <w:ins w:id="76" w:author="Thomas Fagan" w:date="2021-10-06T11:50:00Z">
        <w:r w:rsidR="003E4A20" w:rsidRPr="00C726BE">
          <w:rPr>
            <w:rFonts w:ascii="Century" w:hAnsi="Century"/>
            <w:sz w:val="24"/>
            <w:szCs w:val="24"/>
          </w:rPr>
          <w:t xml:space="preserve">ng outside of North Carolina. Although </w:t>
        </w:r>
        <w:r w:rsidR="0006515A" w:rsidRPr="00C726BE">
          <w:rPr>
            <w:rFonts w:ascii="Century" w:hAnsi="Century"/>
            <w:sz w:val="24"/>
            <w:szCs w:val="24"/>
          </w:rPr>
          <w:t xml:space="preserve">it may not be an unreasonable assumption to assume that the net effect of </w:t>
        </w:r>
        <w:r w:rsidR="00503BC3" w:rsidRPr="00C726BE">
          <w:rPr>
            <w:rFonts w:ascii="Century" w:hAnsi="Century"/>
            <w:sz w:val="24"/>
            <w:szCs w:val="24"/>
          </w:rPr>
          <w:t xml:space="preserve">these two phenomena is zero (i.e., that the </w:t>
        </w:r>
      </w:ins>
      <w:ins w:id="77" w:author="Thomas Fagan" w:date="2021-10-06T11:51:00Z">
        <w:r w:rsidR="00EE69C6" w:rsidRPr="00C726BE">
          <w:rPr>
            <w:rFonts w:ascii="Century" w:hAnsi="Century"/>
            <w:sz w:val="24"/>
            <w:szCs w:val="24"/>
          </w:rPr>
          <w:t xml:space="preserve">amount of consumption taxes paid by North Carolina residents to other states is exactly equal to that </w:t>
        </w:r>
        <w:r w:rsidR="000B4F46" w:rsidRPr="00C726BE">
          <w:rPr>
            <w:rFonts w:ascii="Century" w:hAnsi="Century"/>
            <w:sz w:val="24"/>
            <w:szCs w:val="24"/>
          </w:rPr>
          <w:t xml:space="preserve">paid by non-residents in North Carolina), </w:t>
        </w:r>
        <w:r w:rsidR="0079791D" w:rsidRPr="00C726BE">
          <w:rPr>
            <w:rFonts w:ascii="Century" w:hAnsi="Century"/>
            <w:sz w:val="24"/>
            <w:szCs w:val="24"/>
          </w:rPr>
          <w:t xml:space="preserve">we </w:t>
        </w:r>
        <w:r w:rsidR="00BB7598" w:rsidRPr="00C726BE">
          <w:rPr>
            <w:rFonts w:ascii="Century" w:hAnsi="Century"/>
            <w:sz w:val="24"/>
            <w:szCs w:val="24"/>
          </w:rPr>
          <w:t xml:space="preserve">propose to </w:t>
        </w:r>
        <w:r w:rsidR="00EA442C" w:rsidRPr="00C726BE">
          <w:rPr>
            <w:rFonts w:ascii="Century" w:hAnsi="Century"/>
            <w:sz w:val="24"/>
            <w:szCs w:val="24"/>
          </w:rPr>
          <w:t>ad</w:t>
        </w:r>
      </w:ins>
      <w:ins w:id="78" w:author="Thomas Fagan" w:date="2021-10-06T11:52:00Z">
        <w:r w:rsidR="00EA442C" w:rsidRPr="00C726BE">
          <w:rPr>
            <w:rFonts w:ascii="Century" w:hAnsi="Century"/>
            <w:sz w:val="24"/>
            <w:szCs w:val="24"/>
          </w:rPr>
          <w:t xml:space="preserve">just for this by </w:t>
        </w:r>
        <w:r w:rsidR="00D54074" w:rsidRPr="00C726BE">
          <w:rPr>
            <w:rFonts w:ascii="Century" w:hAnsi="Century"/>
            <w:sz w:val="24"/>
            <w:szCs w:val="24"/>
          </w:rPr>
          <w:t xml:space="preserve">using </w:t>
        </w:r>
      </w:ins>
      <w:ins w:id="79" w:author="Thomas Fagan" w:date="2021-10-06T11:53:00Z">
        <w:r w:rsidR="004C181D" w:rsidRPr="00C726BE">
          <w:rPr>
            <w:rFonts w:ascii="Century" w:hAnsi="Century"/>
            <w:sz w:val="24"/>
            <w:szCs w:val="24"/>
          </w:rPr>
          <w:t xml:space="preserve">data </w:t>
        </w:r>
        <w:r w:rsidR="00287910" w:rsidRPr="00C726BE">
          <w:rPr>
            <w:rFonts w:ascii="Century" w:hAnsi="Century"/>
            <w:sz w:val="24"/>
            <w:szCs w:val="24"/>
          </w:rPr>
          <w:t xml:space="preserve">on the economic impacts of tourism in North Carolina as well as average </w:t>
        </w:r>
      </w:ins>
      <w:ins w:id="80" w:author="Thomas Fagan" w:date="2021-10-06T11:54:00Z">
        <w:r w:rsidR="00283A4D" w:rsidRPr="00C726BE">
          <w:rPr>
            <w:rFonts w:ascii="Century" w:hAnsi="Century"/>
            <w:sz w:val="24"/>
            <w:szCs w:val="24"/>
          </w:rPr>
          <w:t>tourist expenditure in other states</w:t>
        </w:r>
        <w:r w:rsidR="006117C7" w:rsidRPr="00C726BE">
          <w:rPr>
            <w:rFonts w:ascii="Century" w:hAnsi="Century"/>
            <w:sz w:val="24"/>
            <w:szCs w:val="24"/>
          </w:rPr>
          <w:t xml:space="preserve"> or nationwide.</w:t>
        </w:r>
        <w:r w:rsidR="006117C7" w:rsidRPr="00C726BE">
          <w:rPr>
            <w:rStyle w:val="EndnoteReference"/>
            <w:rFonts w:ascii="Century" w:hAnsi="Century"/>
            <w:sz w:val="24"/>
            <w:szCs w:val="24"/>
          </w:rPr>
          <w:endnoteReference w:id="9"/>
        </w:r>
      </w:ins>
    </w:p>
    <w:p w14:paraId="39C22C1F" w14:textId="166DB3E7" w:rsidR="00FD26AE" w:rsidRPr="00C726BE" w:rsidRDefault="00F577BC" w:rsidP="00FD26AE">
      <w:pPr>
        <w:pStyle w:val="ListParagraph"/>
        <w:numPr>
          <w:ilvl w:val="0"/>
          <w:numId w:val="16"/>
        </w:numPr>
        <w:spacing w:before="14" w:line="480" w:lineRule="auto"/>
        <w:jc w:val="both"/>
        <w:rPr>
          <w:ins w:id="86" w:author="Thomas Fagan" w:date="2021-10-06T11:43:00Z"/>
          <w:rFonts w:ascii="Century" w:hAnsi="Century"/>
          <w:sz w:val="24"/>
          <w:szCs w:val="24"/>
        </w:rPr>
      </w:pPr>
      <w:ins w:id="87" w:author="Thomas Fagan" w:date="2021-10-06T11:43:00Z">
        <w:r w:rsidRPr="00C726BE">
          <w:rPr>
            <w:rFonts w:ascii="Century" w:hAnsi="Century"/>
            <w:sz w:val="24"/>
            <w:szCs w:val="24"/>
          </w:rPr>
          <w:t>Estimate</w:t>
        </w:r>
      </w:ins>
      <w:ins w:id="88" w:author="Thomas Fagan" w:date="2021-10-06T11:44:00Z">
        <w:r w:rsidR="0018280B" w:rsidRPr="00C726BE">
          <w:rPr>
            <w:rFonts w:ascii="Century" w:hAnsi="Century"/>
            <w:sz w:val="24"/>
            <w:szCs w:val="24"/>
          </w:rPr>
          <w:t xml:space="preserve"> revenues </w:t>
        </w:r>
        <w:r w:rsidR="00466094" w:rsidRPr="00C726BE">
          <w:rPr>
            <w:rFonts w:ascii="Century" w:hAnsi="Century"/>
            <w:sz w:val="24"/>
            <w:szCs w:val="24"/>
          </w:rPr>
          <w:t>from taxes on health insurance prem</w:t>
        </w:r>
      </w:ins>
      <w:ins w:id="89" w:author="Thomas Fagan" w:date="2021-10-06T11:45:00Z">
        <w:r w:rsidR="00466094" w:rsidRPr="00C726BE">
          <w:rPr>
            <w:rFonts w:ascii="Century" w:hAnsi="Century"/>
            <w:sz w:val="24"/>
            <w:szCs w:val="24"/>
          </w:rPr>
          <w:t xml:space="preserve">iums. </w:t>
        </w:r>
      </w:ins>
      <w:ins w:id="90" w:author="Thomas Fagan" w:date="2021-10-06T12:01:00Z">
        <w:r w:rsidR="001A648E">
          <w:rPr>
            <w:rFonts w:ascii="Century" w:hAnsi="Century"/>
            <w:sz w:val="24"/>
            <w:szCs w:val="24"/>
          </w:rPr>
          <w:t xml:space="preserve">Although </w:t>
        </w:r>
      </w:ins>
    </w:p>
    <w:p w14:paraId="1D89AC1A" w14:textId="77777777" w:rsidR="00F577BC" w:rsidRPr="00C726BE" w:rsidRDefault="00F577BC" w:rsidP="00FD26AE">
      <w:pPr>
        <w:pStyle w:val="ListParagraph"/>
        <w:numPr>
          <w:ilvl w:val="0"/>
          <w:numId w:val="16"/>
        </w:numPr>
        <w:spacing w:before="14" w:line="480" w:lineRule="auto"/>
        <w:jc w:val="both"/>
        <w:rPr>
          <w:ins w:id="91" w:author="Thomas Fagan" w:date="2021-10-06T11:38:00Z"/>
          <w:rFonts w:ascii="Century" w:hAnsi="Century"/>
        </w:rPr>
      </w:pPr>
    </w:p>
    <w:p w14:paraId="69A63035" w14:textId="4A7487B5" w:rsidR="00C1583A" w:rsidRDefault="00C1583A" w:rsidP="002D504B">
      <w:pPr>
        <w:spacing w:before="14" w:line="480" w:lineRule="auto"/>
        <w:ind w:left="360"/>
        <w:jc w:val="both"/>
        <w:rPr>
          <w:ins w:id="92" w:author="Thomas Fagan" w:date="2021-10-06T11:21:00Z"/>
          <w:rFonts w:ascii="Century" w:hAnsi="Century"/>
          <w:u w:val="single"/>
        </w:rPr>
      </w:pPr>
    </w:p>
    <w:p w14:paraId="256C7626" w14:textId="77777777" w:rsidR="00201372" w:rsidRDefault="00201372" w:rsidP="002D504B">
      <w:pPr>
        <w:spacing w:before="14" w:line="480" w:lineRule="auto"/>
        <w:ind w:left="360"/>
        <w:jc w:val="both"/>
        <w:rPr>
          <w:ins w:id="93" w:author="Thomas Fagan" w:date="2021-10-06T11:19:00Z"/>
          <w:rFonts w:ascii="Century" w:hAnsi="Century"/>
          <w:u w:val="single"/>
        </w:rPr>
      </w:pPr>
    </w:p>
    <w:p w14:paraId="5E9C5E3C" w14:textId="77777777" w:rsidR="0092441E" w:rsidRDefault="0092441E" w:rsidP="002D504B">
      <w:pPr>
        <w:spacing w:before="14" w:line="480" w:lineRule="auto"/>
        <w:ind w:left="360"/>
        <w:jc w:val="both"/>
        <w:rPr>
          <w:ins w:id="94" w:author="Thomas Fagan" w:date="2021-10-06T11:19:00Z"/>
          <w:rFonts w:ascii="Century" w:hAnsi="Century"/>
          <w:u w:val="single"/>
        </w:rPr>
      </w:pPr>
    </w:p>
    <w:p w14:paraId="799A2F45" w14:textId="3E844928" w:rsidR="00437C3C" w:rsidRPr="002D504B" w:rsidRDefault="00437C3C" w:rsidP="002D504B">
      <w:pPr>
        <w:spacing w:before="14" w:line="480" w:lineRule="auto"/>
        <w:ind w:left="360"/>
        <w:jc w:val="both"/>
        <w:rPr>
          <w:del w:id="95" w:author="Thomas Fagan" w:date="2021-10-06T11:21:00Z"/>
          <w:rFonts w:ascii="Century" w:hAnsi="Century"/>
          <w:u w:val="single"/>
        </w:rPr>
      </w:pPr>
    </w:p>
    <w:p w14:paraId="67D6DDBC" w14:textId="33300217" w:rsidR="00DB30B7" w:rsidRPr="00A73487" w:rsidRDefault="00DF4819" w:rsidP="00A73487">
      <w:pPr>
        <w:pStyle w:val="ListParagraph"/>
        <w:numPr>
          <w:ilvl w:val="1"/>
          <w:numId w:val="1"/>
        </w:numPr>
        <w:spacing w:before="14" w:after="0" w:line="480" w:lineRule="auto"/>
        <w:jc w:val="both"/>
        <w:rPr>
          <w:rFonts w:ascii="Century" w:hAnsi="Century"/>
          <w:sz w:val="24"/>
          <w:szCs w:val="24"/>
        </w:rPr>
      </w:pPr>
      <w:commentRangeStart w:id="96"/>
      <w:r>
        <w:rPr>
          <w:rFonts w:ascii="Century" w:hAnsi="Century"/>
          <w:sz w:val="24"/>
          <w:szCs w:val="24"/>
        </w:rPr>
        <w:t xml:space="preserve">Describe </w:t>
      </w:r>
      <w:r w:rsidR="002442F1">
        <w:rPr>
          <w:rFonts w:ascii="Century" w:hAnsi="Century"/>
          <w:sz w:val="24"/>
          <w:szCs w:val="24"/>
        </w:rPr>
        <w:t xml:space="preserve">the paper that will accompany it </w:t>
      </w:r>
      <w:commentRangeEnd w:id="96"/>
      <w:r w:rsidR="006915F5">
        <w:rPr>
          <w:rStyle w:val="CommentReference"/>
          <w:rFonts w:ascii="Times New Roman" w:eastAsia="Times New Roman" w:hAnsi="Times New Roman" w:cs="Times New Roman"/>
        </w:rPr>
        <w:commentReference w:id="96"/>
      </w:r>
      <w:r w:rsidR="002442F1">
        <w:rPr>
          <w:rFonts w:ascii="Century" w:hAnsi="Century"/>
          <w:sz w:val="24"/>
          <w:szCs w:val="24"/>
        </w:rPr>
        <w:t xml:space="preserve">(our value </w:t>
      </w:r>
      <w:proofErr w:type="gramStart"/>
      <w:r w:rsidR="002442F1">
        <w:rPr>
          <w:rFonts w:ascii="Century" w:hAnsi="Century"/>
          <w:sz w:val="24"/>
          <w:szCs w:val="24"/>
        </w:rPr>
        <w:t>add</w:t>
      </w:r>
      <w:proofErr w:type="gramEnd"/>
      <w:r w:rsidR="002442F1">
        <w:rPr>
          <w:rFonts w:ascii="Century" w:hAnsi="Century"/>
          <w:sz w:val="24"/>
          <w:szCs w:val="24"/>
        </w:rPr>
        <w:t xml:space="preserve">: showing potential magnitude </w:t>
      </w:r>
      <w:r w:rsidR="0092603D">
        <w:rPr>
          <w:rFonts w:ascii="Century" w:hAnsi="Century"/>
          <w:sz w:val="24"/>
          <w:szCs w:val="24"/>
        </w:rPr>
        <w:t>by which</w:t>
      </w:r>
      <w:r w:rsidR="002442F1">
        <w:rPr>
          <w:rFonts w:ascii="Century" w:hAnsi="Century"/>
          <w:sz w:val="24"/>
          <w:szCs w:val="24"/>
        </w:rPr>
        <w:t xml:space="preserve"> NC revenue will change/fall, </w:t>
      </w:r>
      <w:r w:rsidR="0092603D">
        <w:rPr>
          <w:rFonts w:ascii="Century" w:hAnsi="Century"/>
          <w:sz w:val="24"/>
          <w:szCs w:val="24"/>
        </w:rPr>
        <w:t>detailing potential trends to watch out for, etc.)</w:t>
      </w:r>
      <w:r w:rsidR="002442F1">
        <w:rPr>
          <w:rFonts w:ascii="Century" w:hAnsi="Century"/>
          <w:sz w:val="24"/>
          <w:szCs w:val="24"/>
        </w:rPr>
        <w:t xml:space="preserve"> </w:t>
      </w:r>
    </w:p>
    <w:p w14:paraId="31560406" w14:textId="1F4D59D1" w:rsidR="00424D7A" w:rsidRDefault="00424D7A" w:rsidP="00424D7A">
      <w:pPr>
        <w:pStyle w:val="Heading2"/>
        <w:spacing w:line="360" w:lineRule="auto"/>
        <w:rPr>
          <w:rFonts w:ascii="Segoe UI" w:hAnsi="Segoe UI" w:cs="Segoe UI"/>
          <w:color w:val="002069"/>
          <w:sz w:val="28"/>
          <w:szCs w:val="28"/>
        </w:rPr>
      </w:pPr>
      <w:r>
        <w:rPr>
          <w:rFonts w:ascii="Segoe UI" w:hAnsi="Segoe UI" w:cs="Segoe UI"/>
          <w:color w:val="002069"/>
          <w:sz w:val="28"/>
          <w:szCs w:val="28"/>
        </w:rPr>
        <w:t>Concerns and Mitigation Plan</w:t>
      </w:r>
    </w:p>
    <w:p w14:paraId="214F7A7D" w14:textId="77777777" w:rsidR="00BA2142" w:rsidRDefault="006510DC" w:rsidP="008F6936">
      <w:pPr>
        <w:spacing w:before="14" w:line="480" w:lineRule="auto"/>
        <w:ind w:firstLine="720"/>
        <w:jc w:val="both"/>
        <w:rPr>
          <w:rFonts w:ascii="Century" w:hAnsi="Century"/>
        </w:rPr>
        <w:pPrChange w:id="97" w:author="Liza Rodler" w:date="2021-10-06T09:24:00Z">
          <w:pPr>
            <w:spacing w:before="14" w:line="360" w:lineRule="auto"/>
            <w:ind w:firstLine="720"/>
            <w:jc w:val="both"/>
          </w:pPr>
        </w:pPrChange>
      </w:pPr>
      <w:r>
        <w:rPr>
          <w:rFonts w:ascii="Century" w:hAnsi="Century"/>
        </w:rPr>
        <w:t xml:space="preserve">A microsimulation model is built using multiple data sources, each of which introduce potential </w:t>
      </w:r>
      <w:r w:rsidR="008D07C9">
        <w:rPr>
          <w:rFonts w:ascii="Century" w:hAnsi="Century"/>
        </w:rPr>
        <w:t xml:space="preserve">mismeasurement and bias. </w:t>
      </w:r>
      <w:r w:rsidR="00541AD9">
        <w:rPr>
          <w:rFonts w:ascii="Century" w:hAnsi="Century"/>
        </w:rPr>
        <w:t>For example</w:t>
      </w:r>
      <w:r w:rsidR="00BA2142">
        <w:rPr>
          <w:rFonts w:ascii="Century" w:hAnsi="Century"/>
        </w:rPr>
        <w:t>:</w:t>
      </w:r>
      <w:r w:rsidR="00541AD9">
        <w:rPr>
          <w:rFonts w:ascii="Century" w:hAnsi="Century"/>
        </w:rPr>
        <w:t xml:space="preserve"> </w:t>
      </w:r>
    </w:p>
    <w:p w14:paraId="02AE38A0" w14:textId="66DCBACC" w:rsidR="00BA2142" w:rsidRDefault="00DB4280" w:rsidP="008F6936">
      <w:pPr>
        <w:pStyle w:val="ListParagraph"/>
        <w:numPr>
          <w:ilvl w:val="0"/>
          <w:numId w:val="10"/>
        </w:numPr>
        <w:spacing w:before="14" w:after="0" w:line="480" w:lineRule="auto"/>
        <w:jc w:val="both"/>
        <w:rPr>
          <w:rFonts w:ascii="Century" w:hAnsi="Century"/>
          <w:sz w:val="24"/>
          <w:szCs w:val="24"/>
        </w:rPr>
        <w:pPrChange w:id="98" w:author="Liza Rodler" w:date="2021-10-06T09:24:00Z">
          <w:pPr>
            <w:pStyle w:val="ListParagraph"/>
            <w:numPr>
              <w:numId w:val="10"/>
            </w:numPr>
            <w:spacing w:before="14" w:after="0" w:line="360" w:lineRule="auto"/>
            <w:ind w:hanging="360"/>
            <w:jc w:val="both"/>
          </w:pPr>
        </w:pPrChange>
      </w:pPr>
      <w:r w:rsidRPr="00BA2142">
        <w:rPr>
          <w:rFonts w:ascii="Century" w:hAnsi="Century"/>
          <w:sz w:val="24"/>
          <w:szCs w:val="24"/>
        </w:rPr>
        <w:t xml:space="preserve">CBO’s </w:t>
      </w:r>
      <w:del w:id="99" w:author="Sam Sloate" w:date="2021-10-06T09:26:00Z">
        <w:r w:rsidRPr="00BA2142" w:rsidDel="00C44B81">
          <w:rPr>
            <w:rFonts w:ascii="Century" w:hAnsi="Century"/>
            <w:sz w:val="24"/>
            <w:szCs w:val="24"/>
          </w:rPr>
          <w:delText xml:space="preserve">long-term </w:delText>
        </w:r>
      </w:del>
      <w:r w:rsidRPr="00BA2142">
        <w:rPr>
          <w:rFonts w:ascii="Century" w:hAnsi="Century"/>
          <w:sz w:val="24"/>
          <w:szCs w:val="24"/>
        </w:rPr>
        <w:t>economic forecasts</w:t>
      </w:r>
      <w:r w:rsidR="00541AD9" w:rsidRPr="00BA2142">
        <w:rPr>
          <w:rFonts w:ascii="Century" w:hAnsi="Century"/>
          <w:sz w:val="24"/>
          <w:szCs w:val="24"/>
        </w:rPr>
        <w:t xml:space="preserve"> may not account for future </w:t>
      </w:r>
      <w:del w:id="100" w:author="Sam Sloate" w:date="2021-10-06T09:27:00Z">
        <w:r w:rsidR="00541AD9" w:rsidRPr="00BA2142" w:rsidDel="00321899">
          <w:rPr>
            <w:rFonts w:ascii="Century" w:hAnsi="Century"/>
            <w:sz w:val="24"/>
            <w:szCs w:val="24"/>
          </w:rPr>
          <w:delText xml:space="preserve">economic </w:delText>
        </w:r>
      </w:del>
      <w:ins w:id="101" w:author="Sam Sloate" w:date="2021-10-06T09:27:00Z">
        <w:r w:rsidR="00321899">
          <w:rPr>
            <w:rFonts w:ascii="Century" w:hAnsi="Century"/>
            <w:sz w:val="24"/>
            <w:szCs w:val="24"/>
          </w:rPr>
          <w:t>market</w:t>
        </w:r>
        <w:r w:rsidR="00321899" w:rsidRPr="00BA2142">
          <w:rPr>
            <w:rFonts w:ascii="Century" w:hAnsi="Century"/>
            <w:sz w:val="24"/>
            <w:szCs w:val="24"/>
          </w:rPr>
          <w:t xml:space="preserve"> </w:t>
        </w:r>
      </w:ins>
      <w:proofErr w:type="gramStart"/>
      <w:r w:rsidR="00541AD9" w:rsidRPr="00BA2142">
        <w:rPr>
          <w:rFonts w:ascii="Century" w:hAnsi="Century"/>
          <w:sz w:val="24"/>
          <w:szCs w:val="24"/>
        </w:rPr>
        <w:t>shocks</w:t>
      </w:r>
      <w:r w:rsidR="00AE3FF9">
        <w:rPr>
          <w:rFonts w:ascii="Century" w:hAnsi="Century"/>
          <w:sz w:val="24"/>
          <w:szCs w:val="24"/>
        </w:rPr>
        <w:t>;</w:t>
      </w:r>
      <w:proofErr w:type="gramEnd"/>
    </w:p>
    <w:p w14:paraId="2DA5D14A" w14:textId="39326018" w:rsidR="00BA2142" w:rsidRDefault="00541AD9" w:rsidP="008F6936">
      <w:pPr>
        <w:pStyle w:val="ListParagraph"/>
        <w:numPr>
          <w:ilvl w:val="0"/>
          <w:numId w:val="10"/>
        </w:numPr>
        <w:spacing w:before="14" w:after="0" w:line="480" w:lineRule="auto"/>
        <w:jc w:val="both"/>
        <w:rPr>
          <w:rFonts w:ascii="Century" w:hAnsi="Century"/>
          <w:sz w:val="24"/>
          <w:szCs w:val="24"/>
        </w:rPr>
        <w:pPrChange w:id="102" w:author="Liza Rodler" w:date="2021-10-06T09:24:00Z">
          <w:pPr>
            <w:pStyle w:val="ListParagraph"/>
            <w:numPr>
              <w:numId w:val="10"/>
            </w:numPr>
            <w:spacing w:before="14" w:after="0" w:line="360" w:lineRule="auto"/>
            <w:ind w:hanging="360"/>
            <w:jc w:val="both"/>
          </w:pPr>
        </w:pPrChange>
      </w:pPr>
      <w:r w:rsidRPr="00BA2142">
        <w:rPr>
          <w:rFonts w:ascii="Century" w:hAnsi="Century"/>
          <w:sz w:val="24"/>
          <w:szCs w:val="24"/>
        </w:rPr>
        <w:t xml:space="preserve">Census Bureau’s CPS </w:t>
      </w:r>
      <w:r w:rsidR="00BA2142" w:rsidRPr="00BA2142">
        <w:rPr>
          <w:rFonts w:ascii="Century" w:hAnsi="Century"/>
          <w:sz w:val="24"/>
          <w:szCs w:val="24"/>
        </w:rPr>
        <w:t xml:space="preserve">may have sampling error in </w:t>
      </w:r>
      <w:proofErr w:type="gramStart"/>
      <w:r w:rsidR="00BA2142" w:rsidRPr="00BA2142">
        <w:rPr>
          <w:rFonts w:ascii="Century" w:hAnsi="Century"/>
          <w:sz w:val="24"/>
          <w:szCs w:val="24"/>
        </w:rPr>
        <w:t>North Carolina</w:t>
      </w:r>
      <w:r w:rsidR="00AE3FF9">
        <w:rPr>
          <w:rFonts w:ascii="Century" w:hAnsi="Century"/>
          <w:sz w:val="24"/>
          <w:szCs w:val="24"/>
        </w:rPr>
        <w:t>;</w:t>
      </w:r>
      <w:proofErr w:type="gramEnd"/>
    </w:p>
    <w:p w14:paraId="72C20A1A" w14:textId="529EDC80" w:rsidR="00D97A97" w:rsidRDefault="00BA2142" w:rsidP="008F6936">
      <w:pPr>
        <w:pStyle w:val="ListParagraph"/>
        <w:numPr>
          <w:ilvl w:val="0"/>
          <w:numId w:val="10"/>
        </w:numPr>
        <w:spacing w:before="14" w:after="0" w:line="480" w:lineRule="auto"/>
        <w:jc w:val="both"/>
        <w:rPr>
          <w:rFonts w:ascii="Century" w:hAnsi="Century"/>
          <w:sz w:val="24"/>
          <w:szCs w:val="24"/>
        </w:rPr>
        <w:pPrChange w:id="103" w:author="Liza Rodler" w:date="2021-10-06T09:24:00Z">
          <w:pPr>
            <w:pStyle w:val="ListParagraph"/>
            <w:numPr>
              <w:numId w:val="10"/>
            </w:numPr>
            <w:spacing w:before="14" w:after="0" w:line="360" w:lineRule="auto"/>
            <w:ind w:hanging="360"/>
            <w:jc w:val="both"/>
          </w:pPr>
        </w:pPrChange>
      </w:pPr>
      <w:r>
        <w:rPr>
          <w:rFonts w:ascii="Century" w:hAnsi="Century"/>
          <w:sz w:val="24"/>
          <w:szCs w:val="24"/>
        </w:rPr>
        <w:t xml:space="preserve">BLS’s </w:t>
      </w:r>
      <w:r w:rsidRPr="00BA2142">
        <w:rPr>
          <w:rFonts w:ascii="Century" w:hAnsi="Century"/>
          <w:sz w:val="24"/>
          <w:szCs w:val="24"/>
        </w:rPr>
        <w:t>Consumer Expenditure Survey does not offer state-specific data for North Carolina</w:t>
      </w:r>
      <w:r w:rsidR="00A94CA9" w:rsidRPr="00BA2142">
        <w:rPr>
          <w:rFonts w:ascii="Century" w:hAnsi="Century"/>
          <w:sz w:val="24"/>
          <w:szCs w:val="24"/>
        </w:rPr>
        <w:t xml:space="preserve">, </w:t>
      </w:r>
      <w:r w:rsidR="00D97A97">
        <w:rPr>
          <w:rFonts w:ascii="Century" w:hAnsi="Century"/>
          <w:sz w:val="24"/>
          <w:szCs w:val="24"/>
        </w:rPr>
        <w:t>so we must assume the state follows regional spending trends</w:t>
      </w:r>
      <w:r w:rsidR="00AE3FF9">
        <w:rPr>
          <w:rFonts w:ascii="Century" w:hAnsi="Century"/>
          <w:sz w:val="24"/>
          <w:szCs w:val="24"/>
        </w:rPr>
        <w:t>; or</w:t>
      </w:r>
    </w:p>
    <w:p w14:paraId="60E33979" w14:textId="6D4A15AB" w:rsidR="006510DC" w:rsidRPr="00BA2142" w:rsidRDefault="00D97A97" w:rsidP="008F6936">
      <w:pPr>
        <w:pStyle w:val="ListParagraph"/>
        <w:numPr>
          <w:ilvl w:val="0"/>
          <w:numId w:val="10"/>
        </w:numPr>
        <w:spacing w:before="14" w:after="0" w:line="480" w:lineRule="auto"/>
        <w:jc w:val="both"/>
        <w:rPr>
          <w:rFonts w:ascii="Century" w:hAnsi="Century"/>
          <w:sz w:val="24"/>
          <w:szCs w:val="24"/>
        </w:rPr>
        <w:pPrChange w:id="104" w:author="Liza Rodler" w:date="2021-10-06T09:24:00Z">
          <w:pPr>
            <w:pStyle w:val="ListParagraph"/>
            <w:numPr>
              <w:numId w:val="10"/>
            </w:numPr>
            <w:spacing w:before="14" w:after="0" w:line="360" w:lineRule="auto"/>
            <w:ind w:hanging="360"/>
            <w:jc w:val="both"/>
          </w:pPr>
        </w:pPrChange>
      </w:pPr>
      <w:r>
        <w:rPr>
          <w:rFonts w:ascii="Century" w:hAnsi="Century"/>
          <w:sz w:val="24"/>
          <w:szCs w:val="24"/>
        </w:rPr>
        <w:t xml:space="preserve">OSBM’s demographer may misestimate some elements of future </w:t>
      </w:r>
      <w:r w:rsidR="00F437FE" w:rsidRPr="00BA2142">
        <w:rPr>
          <w:rFonts w:ascii="Century" w:hAnsi="Century"/>
          <w:sz w:val="24"/>
          <w:szCs w:val="24"/>
        </w:rPr>
        <w:t xml:space="preserve">demographic </w:t>
      </w:r>
      <w:r>
        <w:rPr>
          <w:rFonts w:ascii="Century" w:hAnsi="Century"/>
          <w:sz w:val="24"/>
          <w:szCs w:val="24"/>
        </w:rPr>
        <w:t xml:space="preserve">changes </w:t>
      </w:r>
    </w:p>
    <w:p w14:paraId="62950E4B" w14:textId="375169A7" w:rsidR="00CF65A7" w:rsidRDefault="00CF65A7" w:rsidP="008F6936">
      <w:pPr>
        <w:spacing w:before="14" w:line="480" w:lineRule="auto"/>
        <w:ind w:firstLine="720"/>
        <w:jc w:val="both"/>
        <w:rPr>
          <w:rFonts w:ascii="Century" w:hAnsi="Century"/>
        </w:rPr>
        <w:pPrChange w:id="105" w:author="Liza Rodler" w:date="2021-10-06T09:24:00Z">
          <w:pPr>
            <w:spacing w:before="14" w:line="360" w:lineRule="auto"/>
            <w:ind w:firstLine="720"/>
            <w:jc w:val="both"/>
          </w:pPr>
        </w:pPrChange>
      </w:pPr>
      <w:r>
        <w:rPr>
          <w:rFonts w:ascii="Century" w:hAnsi="Century"/>
        </w:rPr>
        <w:t>Our model is also built on assumptions</w:t>
      </w:r>
      <w:r w:rsidR="00131B14">
        <w:rPr>
          <w:rFonts w:ascii="Century" w:hAnsi="Century"/>
        </w:rPr>
        <w:t xml:space="preserve"> that may not accurately reflect future trends</w:t>
      </w:r>
      <w:r>
        <w:rPr>
          <w:rFonts w:ascii="Century" w:hAnsi="Century"/>
        </w:rPr>
        <w:t>.</w:t>
      </w:r>
      <w:r w:rsidR="00DE3F06">
        <w:rPr>
          <w:rFonts w:ascii="Century" w:hAnsi="Century"/>
        </w:rPr>
        <w:t xml:space="preserve"> </w:t>
      </w:r>
      <w:r w:rsidR="00A94CA9">
        <w:rPr>
          <w:rFonts w:ascii="Century" w:hAnsi="Century"/>
        </w:rPr>
        <w:t xml:space="preserve">For example, our consumption tax model may assume that current consumption and savings rates continue throughout the next 30 years, </w:t>
      </w:r>
      <w:r w:rsidR="00DE365E">
        <w:rPr>
          <w:rFonts w:ascii="Century" w:hAnsi="Century"/>
        </w:rPr>
        <w:t>even though emerging research suggests that savings habits may be evolving for older adults.</w:t>
      </w:r>
      <w:r w:rsidR="000B7D2E">
        <w:rPr>
          <w:rStyle w:val="EndnoteReference"/>
          <w:rFonts w:ascii="Century" w:hAnsi="Century"/>
        </w:rPr>
        <w:endnoteReference w:id="10"/>
      </w:r>
      <w:r w:rsidR="007A4458">
        <w:rPr>
          <w:rFonts w:ascii="Century" w:hAnsi="Century"/>
        </w:rPr>
        <w:t xml:space="preserve"> </w:t>
      </w:r>
      <w:r w:rsidR="00131B14">
        <w:rPr>
          <w:rFonts w:ascii="Century" w:hAnsi="Century"/>
        </w:rPr>
        <w:t xml:space="preserve">We </w:t>
      </w:r>
      <w:ins w:id="106" w:author="Sam Sloate" w:date="2021-10-06T09:28:00Z">
        <w:r w:rsidR="00165BA4">
          <w:rPr>
            <w:rFonts w:ascii="Century" w:hAnsi="Century"/>
          </w:rPr>
          <w:t xml:space="preserve">are </w:t>
        </w:r>
      </w:ins>
      <w:r w:rsidR="00131B14">
        <w:rPr>
          <w:rFonts w:ascii="Century" w:hAnsi="Century"/>
        </w:rPr>
        <w:t>also leverag</w:t>
      </w:r>
      <w:ins w:id="107" w:author="Sam Sloate" w:date="2021-10-06T09:28:00Z">
        <w:r w:rsidR="00165BA4">
          <w:rPr>
            <w:rFonts w:ascii="Century" w:hAnsi="Century"/>
          </w:rPr>
          <w:t>ing</w:t>
        </w:r>
      </w:ins>
      <w:del w:id="108" w:author="Sam Sloate" w:date="2021-10-06T09:28:00Z">
        <w:r w:rsidR="00131B14" w:rsidDel="00165BA4">
          <w:rPr>
            <w:rFonts w:ascii="Century" w:hAnsi="Century"/>
          </w:rPr>
          <w:delText>e</w:delText>
        </w:r>
      </w:del>
      <w:r w:rsidR="00131B14">
        <w:rPr>
          <w:rFonts w:ascii="Century" w:hAnsi="Century"/>
        </w:rPr>
        <w:t xml:space="preserve"> </w:t>
      </w:r>
      <w:del w:id="109" w:author="Sam Sloate" w:date="2021-10-06T09:27:00Z">
        <w:r w:rsidR="00131B14" w:rsidDel="00165BA4">
          <w:rPr>
            <w:rFonts w:ascii="Century" w:hAnsi="Century"/>
          </w:rPr>
          <w:delText xml:space="preserve">long-term </w:delText>
        </w:r>
      </w:del>
      <w:r w:rsidR="00131B14">
        <w:rPr>
          <w:rFonts w:ascii="Century" w:hAnsi="Century"/>
        </w:rPr>
        <w:t xml:space="preserve">economic projections that may not </w:t>
      </w:r>
      <w:r w:rsidR="003216B5">
        <w:rPr>
          <w:rFonts w:ascii="Century" w:hAnsi="Century"/>
        </w:rPr>
        <w:t>accurately predict long-term consequences of the COVID-19</w:t>
      </w:r>
      <w:r w:rsidR="00131B14">
        <w:rPr>
          <w:rFonts w:ascii="Century" w:hAnsi="Century"/>
        </w:rPr>
        <w:t xml:space="preserve"> </w:t>
      </w:r>
      <w:r w:rsidR="003216B5">
        <w:rPr>
          <w:rFonts w:ascii="Century" w:hAnsi="Century"/>
        </w:rPr>
        <w:t xml:space="preserve">pandemic, particularly as they pertain to changes in consumer spending, employment, and migration. </w:t>
      </w:r>
    </w:p>
    <w:p w14:paraId="3007456C" w14:textId="7E454B69" w:rsidR="00DE3F06" w:rsidRPr="006510DC" w:rsidRDefault="00DE3F06" w:rsidP="008F6936">
      <w:pPr>
        <w:spacing w:before="14" w:line="480" w:lineRule="auto"/>
        <w:ind w:firstLine="720"/>
        <w:jc w:val="both"/>
        <w:rPr>
          <w:rFonts w:ascii="Century" w:hAnsi="Century"/>
        </w:rPr>
        <w:pPrChange w:id="110" w:author="Liza Rodler" w:date="2021-10-06T09:24:00Z">
          <w:pPr>
            <w:spacing w:before="14" w:line="360" w:lineRule="auto"/>
            <w:ind w:firstLine="720"/>
            <w:jc w:val="both"/>
          </w:pPr>
        </w:pPrChange>
      </w:pPr>
      <w:r>
        <w:rPr>
          <w:rFonts w:ascii="Century" w:hAnsi="Century"/>
        </w:rPr>
        <w:t xml:space="preserve">To mitigate these concerns, we will </w:t>
      </w:r>
      <w:r w:rsidR="00E20458">
        <w:rPr>
          <w:rFonts w:ascii="Century" w:hAnsi="Century"/>
        </w:rPr>
        <w:t>create</w:t>
      </w:r>
      <w:r w:rsidR="00E11104">
        <w:rPr>
          <w:rFonts w:ascii="Century" w:hAnsi="Century"/>
        </w:rPr>
        <w:t xml:space="preserve"> analytical</w:t>
      </w:r>
      <w:r>
        <w:rPr>
          <w:rFonts w:ascii="Century" w:hAnsi="Century"/>
        </w:rPr>
        <w:t xml:space="preserve"> assumptions </w:t>
      </w:r>
      <w:r w:rsidR="00E11104">
        <w:rPr>
          <w:rFonts w:ascii="Century" w:hAnsi="Century"/>
        </w:rPr>
        <w:t>based on</w:t>
      </w:r>
      <w:r>
        <w:rPr>
          <w:rFonts w:ascii="Century" w:hAnsi="Century"/>
        </w:rPr>
        <w:t xml:space="preserve"> available research and outline them at each stage of model development. </w:t>
      </w:r>
      <w:r w:rsidR="00BE6120">
        <w:rPr>
          <w:rFonts w:ascii="Century" w:hAnsi="Century"/>
        </w:rPr>
        <w:t xml:space="preserve">We will </w:t>
      </w:r>
      <w:r w:rsidR="00BE6120">
        <w:rPr>
          <w:rFonts w:ascii="Century" w:hAnsi="Century"/>
        </w:rPr>
        <w:lastRenderedPageBreak/>
        <w:t xml:space="preserve">conduct </w:t>
      </w:r>
      <w:commentRangeStart w:id="111"/>
      <w:r w:rsidR="00BE6120">
        <w:rPr>
          <w:rFonts w:ascii="Century" w:hAnsi="Century"/>
        </w:rPr>
        <w:t xml:space="preserve">sensitivity analyses </w:t>
      </w:r>
      <w:commentRangeEnd w:id="111"/>
      <w:r w:rsidR="005D27C5">
        <w:rPr>
          <w:rStyle w:val="CommentReference"/>
        </w:rPr>
        <w:commentReference w:id="111"/>
      </w:r>
      <w:r w:rsidR="00C94781">
        <w:rPr>
          <w:rFonts w:ascii="Century" w:hAnsi="Century"/>
        </w:rPr>
        <w:t xml:space="preserve">of various assumptions to </w:t>
      </w:r>
      <w:r w:rsidR="003E17AC">
        <w:rPr>
          <w:rFonts w:ascii="Century" w:hAnsi="Century"/>
        </w:rPr>
        <w:t>under</w:t>
      </w:r>
      <w:r w:rsidR="00F30C48">
        <w:rPr>
          <w:rFonts w:ascii="Century" w:hAnsi="Century"/>
        </w:rPr>
        <w:t>s</w:t>
      </w:r>
      <w:r w:rsidR="003E17AC">
        <w:rPr>
          <w:rFonts w:ascii="Century" w:hAnsi="Century"/>
        </w:rPr>
        <w:t xml:space="preserve">tand how changes to </w:t>
      </w:r>
      <w:r w:rsidR="000A2ADD">
        <w:rPr>
          <w:rFonts w:ascii="Century" w:hAnsi="Century"/>
        </w:rPr>
        <w:t>these</w:t>
      </w:r>
      <w:r w:rsidR="003E17AC">
        <w:rPr>
          <w:rFonts w:ascii="Century" w:hAnsi="Century"/>
        </w:rPr>
        <w:t xml:space="preserve"> assumptions alter the </w:t>
      </w:r>
      <w:r w:rsidR="00F30C48">
        <w:rPr>
          <w:rFonts w:ascii="Century" w:hAnsi="Century"/>
        </w:rPr>
        <w:t xml:space="preserve">model’s projections. </w:t>
      </w:r>
      <w:r>
        <w:rPr>
          <w:rFonts w:ascii="Century" w:hAnsi="Century"/>
        </w:rPr>
        <w:t>W</w:t>
      </w:r>
      <w:r w:rsidR="00F30C48">
        <w:rPr>
          <w:rFonts w:ascii="Century" w:hAnsi="Century"/>
        </w:rPr>
        <w:t>hile we</w:t>
      </w:r>
      <w:r>
        <w:rPr>
          <w:rFonts w:ascii="Century" w:hAnsi="Century"/>
        </w:rPr>
        <w:t xml:space="preserve"> cannot anticipate </w:t>
      </w:r>
      <w:r w:rsidR="00F30C48">
        <w:rPr>
          <w:rFonts w:ascii="Century" w:hAnsi="Century"/>
        </w:rPr>
        <w:t xml:space="preserve">all </w:t>
      </w:r>
      <w:r>
        <w:rPr>
          <w:rFonts w:ascii="Century" w:hAnsi="Century"/>
        </w:rPr>
        <w:t>future trends</w:t>
      </w:r>
      <w:r w:rsidR="00F30C48">
        <w:rPr>
          <w:rFonts w:ascii="Century" w:hAnsi="Century"/>
        </w:rPr>
        <w:t xml:space="preserve"> that may impact demographics, income, and consumer spending in North Carolina</w:t>
      </w:r>
      <w:r>
        <w:rPr>
          <w:rFonts w:ascii="Century" w:hAnsi="Century"/>
        </w:rPr>
        <w:t xml:space="preserve">, we aim to build a flexible model that can adapt over time to accommodate new data and trends. </w:t>
      </w:r>
    </w:p>
    <w:p w14:paraId="26CB9F48" w14:textId="2BC373CA" w:rsidR="00AB7D26" w:rsidRDefault="00AB7D26" w:rsidP="00AB7D26">
      <w:pPr>
        <w:pStyle w:val="Heading1"/>
        <w:spacing w:before="0" w:line="360" w:lineRule="auto"/>
        <w:rPr>
          <w:ins w:id="112" w:author="Thomas Fagan" w:date="2021-10-06T10:31:00Z"/>
          <w:color w:val="002069"/>
        </w:rPr>
      </w:pPr>
      <w:ins w:id="113" w:author="Thomas Fagan" w:date="2021-10-06T10:31:00Z">
        <w:r>
          <w:rPr>
            <w:color w:val="002069"/>
          </w:rPr>
          <w:t>Deliverable</w:t>
        </w:r>
      </w:ins>
      <w:ins w:id="114" w:author="Thomas Fagan" w:date="2021-10-06T10:55:00Z">
        <w:r w:rsidR="004B18D7">
          <w:rPr>
            <w:color w:val="002069"/>
          </w:rPr>
          <w:t>s</w:t>
        </w:r>
      </w:ins>
    </w:p>
    <w:p w14:paraId="6E941EBC" w14:textId="498D93E2" w:rsidR="003F4044" w:rsidRPr="00694813" w:rsidRDefault="003F4044" w:rsidP="006519AB">
      <w:pPr>
        <w:spacing w:line="480" w:lineRule="auto"/>
        <w:rPr>
          <w:ins w:id="115" w:author="Thomas Fagan" w:date="2021-10-06T10:31:00Z"/>
          <w:rFonts w:ascii="Century" w:hAnsi="Century"/>
        </w:rPr>
      </w:pPr>
      <w:ins w:id="116" w:author="Thomas Fagan" w:date="2021-10-06T10:32:00Z">
        <w:r>
          <w:tab/>
        </w:r>
        <w:r w:rsidRPr="006519AB">
          <w:rPr>
            <w:rFonts w:ascii="Century" w:hAnsi="Century"/>
          </w:rPr>
          <w:t>The fina</w:t>
        </w:r>
        <w:r w:rsidRPr="000842B8">
          <w:rPr>
            <w:rFonts w:ascii="Century" w:hAnsi="Century"/>
          </w:rPr>
          <w:t>l output</w:t>
        </w:r>
        <w:r w:rsidRPr="003A33C7">
          <w:rPr>
            <w:rFonts w:ascii="Century" w:hAnsi="Century"/>
          </w:rPr>
          <w:t xml:space="preserve"> of this project will involve two components </w:t>
        </w:r>
      </w:ins>
      <w:ins w:id="117" w:author="Thomas Fagan" w:date="2021-10-06T10:56:00Z">
        <w:r w:rsidR="009E711C">
          <w:rPr>
            <w:rFonts w:ascii="Century" w:hAnsi="Century"/>
          </w:rPr>
          <w:t xml:space="preserve">which </w:t>
        </w:r>
        <w:r w:rsidR="00A94CF3">
          <w:rPr>
            <w:rFonts w:ascii="Century" w:hAnsi="Century"/>
          </w:rPr>
          <w:t>will be delivered to DEA</w:t>
        </w:r>
        <w:r w:rsidR="0020095B">
          <w:rPr>
            <w:rFonts w:ascii="Century" w:hAnsi="Century"/>
          </w:rPr>
          <w:t xml:space="preserve">. </w:t>
        </w:r>
        <w:r w:rsidR="00A94CF3">
          <w:rPr>
            <w:rFonts w:ascii="Century" w:hAnsi="Century"/>
          </w:rPr>
          <w:t xml:space="preserve"> </w:t>
        </w:r>
      </w:ins>
      <w:ins w:id="118" w:author="Thomas Fagan" w:date="2021-10-06T10:32:00Z">
        <w:r w:rsidR="006519AB" w:rsidRPr="003A33C7">
          <w:rPr>
            <w:rFonts w:ascii="Century" w:hAnsi="Century"/>
          </w:rPr>
          <w:t xml:space="preserve"> </w:t>
        </w:r>
      </w:ins>
    </w:p>
    <w:p w14:paraId="774E4BE6" w14:textId="1B94851D" w:rsidR="003A33C7" w:rsidRPr="003A33C7" w:rsidRDefault="00602020" w:rsidP="003A33C7">
      <w:pPr>
        <w:pStyle w:val="ListParagraph"/>
        <w:numPr>
          <w:ilvl w:val="0"/>
          <w:numId w:val="15"/>
        </w:numPr>
        <w:spacing w:line="480" w:lineRule="auto"/>
        <w:rPr>
          <w:ins w:id="119" w:author="Thomas Fagan" w:date="2021-10-06T10:51:00Z"/>
          <w:rFonts w:ascii="Century" w:hAnsi="Century"/>
          <w:b/>
          <w:bCs/>
          <w:sz w:val="24"/>
          <w:szCs w:val="24"/>
        </w:rPr>
        <w:pPrChange w:id="120" w:author="Thomas Fagan" w:date="2021-10-06T10:52:00Z">
          <w:pPr>
            <w:pStyle w:val="ListParagraph"/>
            <w:spacing w:line="480" w:lineRule="auto"/>
            <w:ind w:left="1080"/>
          </w:pPr>
        </w:pPrChange>
      </w:pPr>
      <w:ins w:id="121" w:author="Thomas Fagan" w:date="2021-10-06T10:33:00Z">
        <w:r w:rsidRPr="00612B01">
          <w:rPr>
            <w:rFonts w:ascii="Century" w:hAnsi="Century"/>
            <w:b/>
            <w:bCs/>
            <w:sz w:val="24"/>
            <w:szCs w:val="24"/>
          </w:rPr>
          <w:t xml:space="preserve">Summary report. </w:t>
        </w:r>
      </w:ins>
      <w:ins w:id="122" w:author="Thomas Fagan" w:date="2021-10-06T10:34:00Z">
        <w:r w:rsidRPr="00612B01">
          <w:rPr>
            <w:rFonts w:ascii="Century" w:hAnsi="Century"/>
            <w:sz w:val="24"/>
            <w:szCs w:val="24"/>
          </w:rPr>
          <w:t xml:space="preserve">This report will summarize the </w:t>
        </w:r>
        <w:r w:rsidR="003518E5" w:rsidRPr="00612B01">
          <w:rPr>
            <w:rFonts w:ascii="Century" w:hAnsi="Century"/>
            <w:sz w:val="24"/>
            <w:szCs w:val="24"/>
          </w:rPr>
          <w:t>results of the analysis,</w:t>
        </w:r>
        <w:r w:rsidR="00FC6225" w:rsidRPr="00612B01">
          <w:rPr>
            <w:rFonts w:ascii="Century" w:hAnsi="Century"/>
            <w:sz w:val="24"/>
            <w:szCs w:val="24"/>
          </w:rPr>
          <w:t xml:space="preserve"> </w:t>
        </w:r>
      </w:ins>
      <w:ins w:id="123" w:author="Thomas Fagan" w:date="2021-10-06T10:38:00Z">
        <w:r w:rsidR="00F05D1C" w:rsidRPr="00612B01">
          <w:rPr>
            <w:rFonts w:ascii="Century" w:hAnsi="Century"/>
            <w:sz w:val="24"/>
            <w:szCs w:val="24"/>
          </w:rPr>
          <w:t>principally</w:t>
        </w:r>
      </w:ins>
      <w:ins w:id="124" w:author="Thomas Fagan" w:date="2021-10-06T10:34:00Z">
        <w:r w:rsidR="003518E5" w:rsidRPr="00612B01">
          <w:rPr>
            <w:rFonts w:ascii="Century" w:hAnsi="Century"/>
            <w:sz w:val="24"/>
            <w:szCs w:val="24"/>
          </w:rPr>
          <w:t xml:space="preserve"> </w:t>
        </w:r>
        <w:r w:rsidR="00DB6C8E" w:rsidRPr="00612B01">
          <w:rPr>
            <w:rFonts w:ascii="Century" w:hAnsi="Century"/>
            <w:sz w:val="24"/>
            <w:szCs w:val="24"/>
          </w:rPr>
          <w:t xml:space="preserve">the </w:t>
        </w:r>
      </w:ins>
      <w:ins w:id="125" w:author="Thomas Fagan" w:date="2021-10-06T10:36:00Z">
        <w:r w:rsidR="00B17A71" w:rsidRPr="00612B01">
          <w:rPr>
            <w:rFonts w:ascii="Century" w:hAnsi="Century"/>
            <w:sz w:val="24"/>
            <w:szCs w:val="24"/>
          </w:rPr>
          <w:t xml:space="preserve">projected tax revenues </w:t>
        </w:r>
      </w:ins>
      <w:ins w:id="126" w:author="Thomas Fagan" w:date="2021-10-06T10:37:00Z">
        <w:r w:rsidR="00B6039F" w:rsidRPr="00612B01">
          <w:rPr>
            <w:rFonts w:ascii="Century" w:hAnsi="Century"/>
            <w:sz w:val="24"/>
            <w:szCs w:val="24"/>
          </w:rPr>
          <w:t xml:space="preserve">from personal income and consumption taxes </w:t>
        </w:r>
        <w:r w:rsidR="0042256D" w:rsidRPr="00612B01">
          <w:rPr>
            <w:rFonts w:ascii="Century" w:hAnsi="Century"/>
            <w:sz w:val="24"/>
            <w:szCs w:val="24"/>
          </w:rPr>
          <w:t xml:space="preserve">from 2021 to </w:t>
        </w:r>
        <w:r w:rsidR="006D5A32" w:rsidRPr="00612B01">
          <w:rPr>
            <w:rFonts w:ascii="Century" w:hAnsi="Century"/>
            <w:sz w:val="24"/>
            <w:szCs w:val="24"/>
          </w:rPr>
          <w:t>2040</w:t>
        </w:r>
      </w:ins>
      <w:ins w:id="127" w:author="Thomas Fagan" w:date="2021-10-06T10:38:00Z">
        <w:r w:rsidR="00211D81" w:rsidRPr="00612B01">
          <w:rPr>
            <w:rFonts w:ascii="Century" w:hAnsi="Century"/>
            <w:sz w:val="24"/>
            <w:szCs w:val="24"/>
          </w:rPr>
          <w:t xml:space="preserve">. </w:t>
        </w:r>
        <w:r w:rsidR="005F0F55" w:rsidRPr="00612B01">
          <w:rPr>
            <w:rFonts w:ascii="Century" w:hAnsi="Century"/>
            <w:sz w:val="24"/>
            <w:szCs w:val="24"/>
          </w:rPr>
          <w:t>Anticipated trends in other General Fund revenue sources will also be d</w:t>
        </w:r>
      </w:ins>
      <w:ins w:id="128" w:author="Thomas Fagan" w:date="2021-10-06T10:39:00Z">
        <w:r w:rsidR="005F0F55" w:rsidRPr="00612B01">
          <w:rPr>
            <w:rFonts w:ascii="Century" w:hAnsi="Century"/>
            <w:sz w:val="24"/>
            <w:szCs w:val="24"/>
          </w:rPr>
          <w:t xml:space="preserve">iscussed to </w:t>
        </w:r>
        <w:r w:rsidR="00047109" w:rsidRPr="00612B01">
          <w:rPr>
            <w:rFonts w:ascii="Century" w:hAnsi="Century"/>
            <w:sz w:val="24"/>
            <w:szCs w:val="24"/>
          </w:rPr>
          <w:t xml:space="preserve">contextualize these findings. </w:t>
        </w:r>
      </w:ins>
      <w:proofErr w:type="gramStart"/>
      <w:ins w:id="129" w:author="Thomas Fagan" w:date="2021-10-06T10:50:00Z">
        <w:r w:rsidR="00DE4E1B">
          <w:rPr>
            <w:rFonts w:ascii="Century" w:hAnsi="Century"/>
            <w:sz w:val="24"/>
            <w:szCs w:val="24"/>
          </w:rPr>
          <w:t>Particular emphasis</w:t>
        </w:r>
        <w:proofErr w:type="gramEnd"/>
        <w:r w:rsidR="00DE4E1B">
          <w:rPr>
            <w:rFonts w:ascii="Century" w:hAnsi="Century"/>
            <w:sz w:val="24"/>
            <w:szCs w:val="24"/>
          </w:rPr>
          <w:t xml:space="preserve"> will also be placed on understanding the </w:t>
        </w:r>
      </w:ins>
      <w:ins w:id="130" w:author="Thomas Fagan" w:date="2021-10-06T10:51:00Z">
        <w:r w:rsidR="00EA1856">
          <w:rPr>
            <w:rFonts w:ascii="Century" w:hAnsi="Century"/>
            <w:sz w:val="24"/>
            <w:szCs w:val="24"/>
          </w:rPr>
          <w:t xml:space="preserve">elasticity of income and consumption tax revenues – that is, </w:t>
        </w:r>
        <w:r w:rsidR="003A33C7">
          <w:rPr>
            <w:rFonts w:ascii="Century" w:hAnsi="Century"/>
            <w:sz w:val="24"/>
            <w:szCs w:val="24"/>
          </w:rPr>
          <w:t xml:space="preserve">their growth relative to predicted growth in state GDP. </w:t>
        </w:r>
      </w:ins>
      <w:ins w:id="131" w:author="Thomas Fagan" w:date="2021-10-06T10:52:00Z">
        <w:r w:rsidR="003A33C7" w:rsidRPr="00C973A0">
          <w:rPr>
            <w:rFonts w:ascii="Century" w:hAnsi="Century"/>
            <w:sz w:val="24"/>
            <w:szCs w:val="24"/>
          </w:rPr>
          <w:t xml:space="preserve">The report will also provide a summary of the methods </w:t>
        </w:r>
        <w:r w:rsidR="009104E0" w:rsidRPr="00C973A0">
          <w:rPr>
            <w:rFonts w:ascii="Century" w:hAnsi="Century"/>
            <w:sz w:val="24"/>
            <w:szCs w:val="24"/>
          </w:rPr>
          <w:t>and data sources used,</w:t>
        </w:r>
        <w:r w:rsidR="007673D2" w:rsidRPr="00C973A0">
          <w:rPr>
            <w:rFonts w:ascii="Century" w:hAnsi="Century"/>
            <w:sz w:val="24"/>
            <w:szCs w:val="24"/>
          </w:rPr>
          <w:t xml:space="preserve"> </w:t>
        </w:r>
        <w:r w:rsidR="00D546D0" w:rsidRPr="00C973A0">
          <w:rPr>
            <w:rFonts w:ascii="Century" w:hAnsi="Century"/>
            <w:sz w:val="24"/>
            <w:szCs w:val="24"/>
          </w:rPr>
          <w:t xml:space="preserve">which will be adapted </w:t>
        </w:r>
      </w:ins>
      <w:ins w:id="132" w:author="Thomas Fagan" w:date="2021-10-06T10:53:00Z">
        <w:r w:rsidR="00D546D0" w:rsidRPr="00C973A0">
          <w:rPr>
            <w:rFonts w:ascii="Century" w:hAnsi="Century"/>
            <w:sz w:val="24"/>
            <w:szCs w:val="24"/>
          </w:rPr>
          <w:t>from this Methods &amp; Analysis Plan.</w:t>
        </w:r>
        <w:r w:rsidR="00C973A0" w:rsidRPr="00C973A0">
          <w:rPr>
            <w:rFonts w:ascii="Century" w:hAnsi="Century"/>
            <w:sz w:val="24"/>
            <w:szCs w:val="24"/>
          </w:rPr>
          <w:t xml:space="preserve"> </w:t>
        </w:r>
      </w:ins>
      <w:ins w:id="133" w:author="Thomas Fagan" w:date="2021-10-06T10:54:00Z">
        <w:r w:rsidR="000A5864">
          <w:rPr>
            <w:rFonts w:ascii="Century" w:hAnsi="Century"/>
            <w:sz w:val="24"/>
            <w:szCs w:val="24"/>
          </w:rPr>
          <w:t xml:space="preserve">Annexes will provide </w:t>
        </w:r>
        <w:r w:rsidR="00D81DD1">
          <w:rPr>
            <w:rFonts w:ascii="Century" w:hAnsi="Century"/>
            <w:sz w:val="24"/>
            <w:szCs w:val="24"/>
          </w:rPr>
          <w:t>detailed methodolo</w:t>
        </w:r>
      </w:ins>
      <w:ins w:id="134" w:author="Thomas Fagan" w:date="2021-10-06T10:55:00Z">
        <w:r w:rsidR="00D81DD1">
          <w:rPr>
            <w:rFonts w:ascii="Century" w:hAnsi="Century"/>
            <w:sz w:val="24"/>
            <w:szCs w:val="24"/>
          </w:rPr>
          <w:t xml:space="preserve">gy for </w:t>
        </w:r>
        <w:r w:rsidR="002F28CD">
          <w:rPr>
            <w:rFonts w:ascii="Century" w:hAnsi="Century"/>
            <w:sz w:val="24"/>
            <w:szCs w:val="24"/>
          </w:rPr>
          <w:t xml:space="preserve">creation </w:t>
        </w:r>
        <w:r w:rsidR="00707353">
          <w:rPr>
            <w:rFonts w:ascii="Century" w:hAnsi="Century"/>
            <w:sz w:val="24"/>
            <w:szCs w:val="24"/>
          </w:rPr>
          <w:t xml:space="preserve">of the data set, construction of weights, </w:t>
        </w:r>
        <w:r w:rsidR="004B18D7">
          <w:rPr>
            <w:rFonts w:ascii="Century" w:hAnsi="Century"/>
            <w:sz w:val="24"/>
            <w:szCs w:val="24"/>
          </w:rPr>
          <w:t xml:space="preserve">and projection of demographic and economic trends. </w:t>
        </w:r>
      </w:ins>
      <w:ins w:id="135" w:author="Thomas Fagan" w:date="2021-10-06T10:53:00Z">
        <w:r w:rsidR="00C973A0" w:rsidRPr="00C973A0">
          <w:rPr>
            <w:rFonts w:ascii="Century" w:hAnsi="Century"/>
            <w:sz w:val="24"/>
            <w:szCs w:val="24"/>
          </w:rPr>
          <w:t xml:space="preserve"> </w:t>
        </w:r>
      </w:ins>
    </w:p>
    <w:p w14:paraId="1F05BB9D" w14:textId="3A321B1F" w:rsidR="003A33C7" w:rsidRPr="00055C4C" w:rsidRDefault="003A33C7" w:rsidP="00055C4C">
      <w:pPr>
        <w:pStyle w:val="ListParagraph"/>
        <w:numPr>
          <w:ilvl w:val="0"/>
          <w:numId w:val="15"/>
        </w:numPr>
        <w:spacing w:line="480" w:lineRule="auto"/>
        <w:rPr>
          <w:ins w:id="136" w:author="Thomas Fagan" w:date="2021-10-06T10:32:00Z"/>
          <w:rFonts w:ascii="Century" w:hAnsi="Century"/>
          <w:sz w:val="24"/>
          <w:szCs w:val="24"/>
        </w:rPr>
        <w:pPrChange w:id="137" w:author="Thomas Fagan" w:date="2021-10-06T11:02:00Z">
          <w:pPr>
            <w:pStyle w:val="ListParagraph"/>
            <w:spacing w:line="480" w:lineRule="auto"/>
            <w:ind w:left="1080"/>
          </w:pPr>
        </w:pPrChange>
      </w:pPr>
      <w:ins w:id="138" w:author="Thomas Fagan" w:date="2021-10-06T10:51:00Z">
        <w:r>
          <w:rPr>
            <w:rFonts w:ascii="Century" w:hAnsi="Century"/>
            <w:b/>
            <w:bCs/>
            <w:sz w:val="24"/>
            <w:szCs w:val="24"/>
          </w:rPr>
          <w:t xml:space="preserve">SAS program. </w:t>
        </w:r>
      </w:ins>
      <w:ins w:id="139" w:author="Thomas Fagan" w:date="2021-10-06T10:57:00Z">
        <w:r w:rsidR="009060B1" w:rsidRPr="009060B1">
          <w:rPr>
            <w:rFonts w:ascii="Century" w:hAnsi="Century"/>
            <w:sz w:val="24"/>
            <w:szCs w:val="24"/>
          </w:rPr>
          <w:t xml:space="preserve">The code used to </w:t>
        </w:r>
        <w:r w:rsidR="000E0FE2">
          <w:rPr>
            <w:rFonts w:ascii="Century" w:hAnsi="Century"/>
            <w:sz w:val="24"/>
            <w:szCs w:val="24"/>
          </w:rPr>
          <w:t xml:space="preserve">construct the dataset, </w:t>
        </w:r>
        <w:r w:rsidR="00BE4F12">
          <w:rPr>
            <w:rFonts w:ascii="Century" w:hAnsi="Century"/>
            <w:sz w:val="24"/>
            <w:szCs w:val="24"/>
          </w:rPr>
          <w:t>create base and projected weights, and impute addition</w:t>
        </w:r>
      </w:ins>
      <w:ins w:id="140" w:author="Thomas Fagan" w:date="2021-10-06T10:58:00Z">
        <w:r w:rsidR="00BE4F12">
          <w:rPr>
            <w:rFonts w:ascii="Century" w:hAnsi="Century"/>
            <w:sz w:val="24"/>
            <w:szCs w:val="24"/>
          </w:rPr>
          <w:t xml:space="preserve">al </w:t>
        </w:r>
        <w:r w:rsidR="00317F00">
          <w:rPr>
            <w:rFonts w:ascii="Century" w:hAnsi="Century"/>
            <w:sz w:val="24"/>
            <w:szCs w:val="24"/>
          </w:rPr>
          <w:t>demographic, economic, and tax variables onto the data set will</w:t>
        </w:r>
      </w:ins>
      <w:ins w:id="141" w:author="Thomas Fagan" w:date="2021-10-06T10:57:00Z">
        <w:r w:rsidR="009060B1" w:rsidRPr="009060B1">
          <w:rPr>
            <w:rFonts w:ascii="Century" w:hAnsi="Century"/>
            <w:sz w:val="24"/>
            <w:szCs w:val="24"/>
          </w:rPr>
          <w:t xml:space="preserve"> </w:t>
        </w:r>
      </w:ins>
      <w:ins w:id="142" w:author="Thomas Fagan" w:date="2021-10-06T10:58:00Z">
        <w:r w:rsidR="00CF21EF">
          <w:rPr>
            <w:rFonts w:ascii="Century" w:hAnsi="Century"/>
            <w:sz w:val="24"/>
            <w:szCs w:val="24"/>
          </w:rPr>
          <w:t xml:space="preserve">written in SAS </w:t>
        </w:r>
      </w:ins>
      <w:ins w:id="143" w:author="Thomas Fagan" w:date="2021-10-06T10:59:00Z">
        <w:r w:rsidR="00CF21EF">
          <w:rPr>
            <w:rFonts w:ascii="Century" w:hAnsi="Century"/>
            <w:sz w:val="24"/>
            <w:szCs w:val="24"/>
          </w:rPr>
          <w:t xml:space="preserve">(or transferred to SAS if </w:t>
        </w:r>
        <w:r w:rsidR="00CF21EF">
          <w:rPr>
            <w:rFonts w:ascii="Century" w:hAnsi="Century"/>
            <w:sz w:val="24"/>
            <w:szCs w:val="24"/>
          </w:rPr>
          <w:lastRenderedPageBreak/>
          <w:t xml:space="preserve">another </w:t>
        </w:r>
        <w:r w:rsidR="00C10330">
          <w:rPr>
            <w:rFonts w:ascii="Century" w:hAnsi="Century"/>
            <w:sz w:val="24"/>
            <w:szCs w:val="24"/>
          </w:rPr>
          <w:t xml:space="preserve">statistical program is initially used). </w:t>
        </w:r>
      </w:ins>
      <w:ins w:id="144" w:author="Thomas Fagan" w:date="2021-10-06T11:01:00Z">
        <w:r w:rsidR="00586A9E">
          <w:rPr>
            <w:rFonts w:ascii="Century" w:hAnsi="Century"/>
            <w:sz w:val="24"/>
            <w:szCs w:val="24"/>
          </w:rPr>
          <w:t xml:space="preserve">The SAS program will be cleaned and include detailed descriptions of </w:t>
        </w:r>
        <w:r w:rsidR="00834A6A">
          <w:rPr>
            <w:rFonts w:ascii="Century" w:hAnsi="Century"/>
            <w:sz w:val="24"/>
            <w:szCs w:val="24"/>
          </w:rPr>
          <w:t xml:space="preserve">the various </w:t>
        </w:r>
        <w:r w:rsidR="00055C4C">
          <w:rPr>
            <w:rFonts w:ascii="Century" w:hAnsi="Century"/>
            <w:sz w:val="24"/>
            <w:szCs w:val="24"/>
          </w:rPr>
          <w:t xml:space="preserve">computation steps. </w:t>
        </w:r>
      </w:ins>
      <w:ins w:id="145" w:author="Thomas Fagan" w:date="2021-10-06T10:59:00Z">
        <w:r w:rsidR="004762AD" w:rsidRPr="00055C4C">
          <w:rPr>
            <w:rFonts w:ascii="Century" w:hAnsi="Century"/>
            <w:sz w:val="24"/>
            <w:szCs w:val="24"/>
          </w:rPr>
          <w:t xml:space="preserve">SAS is the preferred </w:t>
        </w:r>
        <w:r w:rsidR="000860F6" w:rsidRPr="00055C4C">
          <w:rPr>
            <w:rFonts w:ascii="Century" w:hAnsi="Century"/>
            <w:sz w:val="24"/>
            <w:szCs w:val="24"/>
          </w:rPr>
          <w:t>statistical software for DEA</w:t>
        </w:r>
      </w:ins>
      <w:ins w:id="146" w:author="Thomas Fagan" w:date="2021-10-06T11:00:00Z">
        <w:r w:rsidR="00FA6916" w:rsidRPr="00055C4C">
          <w:rPr>
            <w:rFonts w:ascii="Century" w:hAnsi="Century"/>
            <w:sz w:val="24"/>
            <w:szCs w:val="24"/>
          </w:rPr>
          <w:t xml:space="preserve">, which will </w:t>
        </w:r>
        <w:r w:rsidR="00586A9E" w:rsidRPr="00055C4C">
          <w:rPr>
            <w:rFonts w:ascii="Century" w:hAnsi="Century"/>
            <w:sz w:val="24"/>
            <w:szCs w:val="24"/>
          </w:rPr>
          <w:t xml:space="preserve">be able to update and </w:t>
        </w:r>
      </w:ins>
      <w:ins w:id="147" w:author="Liza Rodler" w:date="2021-10-06T11:52:00Z">
        <w:r w:rsidR="009D120C">
          <w:rPr>
            <w:rFonts w:ascii="Century" w:hAnsi="Century"/>
            <w:sz w:val="24"/>
            <w:szCs w:val="24"/>
          </w:rPr>
          <w:t>r</w:t>
        </w:r>
      </w:ins>
      <w:ins w:id="148" w:author="Thomas Fagan" w:date="2021-10-06T11:00:00Z">
        <w:del w:id="149" w:author="Liza Rodler" w:date="2021-10-06T11:52:00Z">
          <w:r w:rsidR="00586A9E" w:rsidRPr="00055C4C">
            <w:rPr>
              <w:rFonts w:ascii="Century" w:hAnsi="Century"/>
              <w:sz w:val="24"/>
              <w:szCs w:val="24"/>
            </w:rPr>
            <w:delText>d</w:delText>
          </w:r>
        </w:del>
        <w:r w:rsidR="00586A9E" w:rsidRPr="00055C4C">
          <w:rPr>
            <w:rFonts w:ascii="Century" w:hAnsi="Century"/>
            <w:sz w:val="24"/>
            <w:szCs w:val="24"/>
          </w:rPr>
          <w:t xml:space="preserve">evise </w:t>
        </w:r>
        <w:del w:id="150" w:author="Liza Rodler" w:date="2021-10-06T11:52:00Z">
          <w:r w:rsidR="00586A9E" w:rsidRPr="00055C4C">
            <w:rPr>
              <w:rFonts w:ascii="Century" w:hAnsi="Century"/>
              <w:sz w:val="24"/>
              <w:szCs w:val="24"/>
            </w:rPr>
            <w:delText xml:space="preserve">this code </w:delText>
          </w:r>
        </w:del>
        <w:r w:rsidR="00586A9E" w:rsidRPr="00055C4C">
          <w:rPr>
            <w:rFonts w:ascii="Century" w:hAnsi="Century"/>
            <w:sz w:val="24"/>
            <w:szCs w:val="24"/>
          </w:rPr>
          <w:t>as needed for future projections. DEA will also be able to</w:t>
        </w:r>
      </w:ins>
      <w:ins w:id="151" w:author="Thomas Fagan" w:date="2021-10-06T11:01:00Z">
        <w:r w:rsidR="00586A9E" w:rsidRPr="00055C4C">
          <w:rPr>
            <w:rFonts w:ascii="Century" w:hAnsi="Century"/>
            <w:sz w:val="24"/>
            <w:szCs w:val="24"/>
          </w:rPr>
          <w:t xml:space="preserve"> </w:t>
        </w:r>
      </w:ins>
      <w:ins w:id="152" w:author="Thomas Fagan" w:date="2021-10-06T11:02:00Z">
        <w:r w:rsidR="0006269F">
          <w:rPr>
            <w:rFonts w:ascii="Century" w:hAnsi="Century"/>
            <w:sz w:val="24"/>
            <w:szCs w:val="24"/>
          </w:rPr>
          <w:t>run</w:t>
        </w:r>
      </w:ins>
      <w:ins w:id="153" w:author="Thomas Fagan" w:date="2021-10-06T11:01:00Z">
        <w:r w:rsidR="00586A9E" w:rsidRPr="00055C4C">
          <w:rPr>
            <w:rFonts w:ascii="Century" w:hAnsi="Century"/>
            <w:sz w:val="24"/>
            <w:szCs w:val="24"/>
          </w:rPr>
          <w:t xml:space="preserve"> this SAS program </w:t>
        </w:r>
      </w:ins>
      <w:ins w:id="154" w:author="Thomas Fagan" w:date="2021-10-06T11:02:00Z">
        <w:r w:rsidR="0006269F">
          <w:rPr>
            <w:rFonts w:ascii="Century" w:hAnsi="Century"/>
            <w:sz w:val="24"/>
            <w:szCs w:val="24"/>
          </w:rPr>
          <w:t xml:space="preserve">(with minimal adaption) on other datasets, including </w:t>
        </w:r>
        <w:r w:rsidR="00EA5AC7">
          <w:rPr>
            <w:rFonts w:ascii="Century" w:hAnsi="Century"/>
            <w:sz w:val="24"/>
            <w:szCs w:val="24"/>
          </w:rPr>
          <w:t>complete</w:t>
        </w:r>
      </w:ins>
      <w:ins w:id="155" w:author="Thomas Fagan" w:date="2021-10-06T10:59:00Z">
        <w:r w:rsidR="000860F6" w:rsidRPr="00055C4C">
          <w:rPr>
            <w:rFonts w:ascii="Century" w:hAnsi="Century"/>
            <w:sz w:val="24"/>
            <w:szCs w:val="24"/>
          </w:rPr>
          <w:t xml:space="preserve"> </w:t>
        </w:r>
      </w:ins>
      <w:ins w:id="156" w:author="Thomas Fagan" w:date="2021-10-06T11:02:00Z">
        <w:r w:rsidR="00DB1534">
          <w:rPr>
            <w:rFonts w:ascii="Century" w:hAnsi="Century"/>
            <w:sz w:val="24"/>
            <w:szCs w:val="24"/>
          </w:rPr>
          <w:t>tax return recor</w:t>
        </w:r>
      </w:ins>
      <w:ins w:id="157" w:author="Thomas Fagan" w:date="2021-10-06T11:03:00Z">
        <w:r w:rsidR="00DB1534">
          <w:rPr>
            <w:rFonts w:ascii="Century" w:hAnsi="Century"/>
            <w:sz w:val="24"/>
            <w:szCs w:val="24"/>
          </w:rPr>
          <w:t xml:space="preserve">ds from the </w:t>
        </w:r>
        <w:r w:rsidR="00E93BB2">
          <w:rPr>
            <w:rFonts w:ascii="Century" w:hAnsi="Century"/>
            <w:sz w:val="24"/>
            <w:szCs w:val="24"/>
          </w:rPr>
          <w:t xml:space="preserve">Department of Revenue, which are not available </w:t>
        </w:r>
        <w:del w:id="158" w:author="Liza Rodler" w:date="2021-10-06T11:52:00Z">
          <w:r w:rsidR="00E93BB2">
            <w:rPr>
              <w:rFonts w:ascii="Century" w:hAnsi="Century"/>
              <w:sz w:val="24"/>
              <w:szCs w:val="24"/>
            </w:rPr>
            <w:delText>to</w:delText>
          </w:r>
        </w:del>
      </w:ins>
      <w:ins w:id="159" w:author="Liza Rodler" w:date="2021-10-06T11:52:00Z">
        <w:r w:rsidR="00222032">
          <w:rPr>
            <w:rFonts w:ascii="Century" w:hAnsi="Century"/>
            <w:sz w:val="24"/>
            <w:szCs w:val="24"/>
          </w:rPr>
          <w:t>for</w:t>
        </w:r>
        <w:r w:rsidR="00E93BB2">
          <w:rPr>
            <w:rFonts w:ascii="Century" w:hAnsi="Century"/>
            <w:sz w:val="24"/>
            <w:szCs w:val="24"/>
          </w:rPr>
          <w:t xml:space="preserve"> us </w:t>
        </w:r>
        <w:r w:rsidR="00222032">
          <w:rPr>
            <w:rFonts w:ascii="Century" w:hAnsi="Century"/>
            <w:sz w:val="24"/>
            <w:szCs w:val="24"/>
          </w:rPr>
          <w:t>to</w:t>
        </w:r>
      </w:ins>
      <w:ins w:id="160" w:author="Thomas Fagan" w:date="2021-10-06T11:03:00Z">
        <w:r w:rsidR="00E93BB2">
          <w:rPr>
            <w:rFonts w:ascii="Century" w:hAnsi="Century"/>
            <w:sz w:val="24"/>
            <w:szCs w:val="24"/>
          </w:rPr>
          <w:t xml:space="preserve"> use </w:t>
        </w:r>
        <w:del w:id="161" w:author="Liza Rodler" w:date="2021-10-06T11:52:00Z">
          <w:r w:rsidR="00E93BB2" w:rsidDel="00222032">
            <w:rPr>
              <w:rFonts w:ascii="Century" w:hAnsi="Century"/>
              <w:sz w:val="24"/>
              <w:szCs w:val="24"/>
            </w:rPr>
            <w:delText>u</w:delText>
          </w:r>
        </w:del>
      </w:ins>
      <w:ins w:id="162" w:author="Liza Rodler" w:date="2021-10-06T11:52:00Z">
        <w:r w:rsidR="00222032">
          <w:rPr>
            <w:rFonts w:ascii="Century" w:hAnsi="Century"/>
            <w:sz w:val="24"/>
            <w:szCs w:val="24"/>
          </w:rPr>
          <w:t>a</w:t>
        </w:r>
      </w:ins>
      <w:ins w:id="163" w:author="Thomas Fagan" w:date="2021-10-06T11:03:00Z">
        <w:r w:rsidR="00E93BB2">
          <w:rPr>
            <w:rFonts w:ascii="Century" w:hAnsi="Century"/>
            <w:sz w:val="24"/>
            <w:szCs w:val="24"/>
          </w:rPr>
          <w:t xml:space="preserve">s </w:t>
        </w:r>
        <w:r w:rsidR="00EC59B1">
          <w:rPr>
            <w:rFonts w:ascii="Century" w:hAnsi="Century"/>
            <w:sz w:val="24"/>
            <w:szCs w:val="24"/>
          </w:rPr>
          <w:t xml:space="preserve">non-state employees. </w:t>
        </w:r>
        <w:r w:rsidR="00907F18">
          <w:rPr>
            <w:rFonts w:ascii="Century" w:hAnsi="Century"/>
            <w:sz w:val="24"/>
            <w:szCs w:val="24"/>
          </w:rPr>
          <w:t xml:space="preserve">Use of this more detailed and </w:t>
        </w:r>
      </w:ins>
      <w:ins w:id="164" w:author="Thomas Fagan" w:date="2021-10-06T11:05:00Z">
        <w:r w:rsidR="006915F5">
          <w:rPr>
            <w:rFonts w:ascii="Century" w:hAnsi="Century"/>
            <w:sz w:val="24"/>
            <w:szCs w:val="24"/>
          </w:rPr>
          <w:t>complete</w:t>
        </w:r>
      </w:ins>
      <w:ins w:id="165" w:author="Thomas Fagan" w:date="2021-10-06T11:03:00Z">
        <w:r w:rsidR="00907F18">
          <w:rPr>
            <w:rFonts w:ascii="Century" w:hAnsi="Century"/>
            <w:sz w:val="24"/>
            <w:szCs w:val="24"/>
          </w:rPr>
          <w:t xml:space="preserve"> data set sh</w:t>
        </w:r>
      </w:ins>
      <w:ins w:id="166" w:author="Thomas Fagan" w:date="2021-10-06T11:04:00Z">
        <w:r w:rsidR="00907F18">
          <w:rPr>
            <w:rFonts w:ascii="Century" w:hAnsi="Century"/>
            <w:sz w:val="24"/>
            <w:szCs w:val="24"/>
          </w:rPr>
          <w:t xml:space="preserve">ould provide </w:t>
        </w:r>
        <w:r w:rsidR="006915F5">
          <w:rPr>
            <w:rFonts w:ascii="Century" w:hAnsi="Century"/>
            <w:sz w:val="24"/>
            <w:szCs w:val="24"/>
          </w:rPr>
          <w:t>more accurate pr</w:t>
        </w:r>
      </w:ins>
      <w:ins w:id="167" w:author="Thomas Fagan" w:date="2021-10-06T11:05:00Z">
        <w:r w:rsidR="006915F5">
          <w:rPr>
            <w:rFonts w:ascii="Century" w:hAnsi="Century"/>
            <w:sz w:val="24"/>
            <w:szCs w:val="24"/>
          </w:rPr>
          <w:t xml:space="preserve">ojections. </w:t>
        </w:r>
      </w:ins>
    </w:p>
    <w:p w14:paraId="0BD6C632" w14:textId="77777777" w:rsidR="006519AB" w:rsidRPr="003F4044" w:rsidRDefault="006519AB" w:rsidP="003F4044">
      <w:pPr>
        <w:rPr>
          <w:ins w:id="168" w:author="Thomas Fagan" w:date="2021-10-06T10:31:00Z"/>
        </w:rPr>
      </w:pPr>
    </w:p>
    <w:p w14:paraId="42FE0C83" w14:textId="2BB80CD3" w:rsidR="00A62143" w:rsidRDefault="00A62143" w:rsidP="008F6936">
      <w:pPr>
        <w:spacing w:line="480" w:lineRule="auto"/>
        <w:rPr>
          <w:rFonts w:ascii="Century" w:hAnsi="Century"/>
        </w:rPr>
        <w:pPrChange w:id="169" w:author="Liza Rodler" w:date="2021-10-06T09:24:00Z">
          <w:pPr/>
        </w:pPrChange>
      </w:pPr>
      <w:r>
        <w:rPr>
          <w:rFonts w:ascii="Century" w:hAnsi="Century"/>
        </w:rPr>
        <w:br w:type="page"/>
      </w:r>
    </w:p>
    <w:p w14:paraId="381689C1" w14:textId="459C40B1" w:rsidR="00A62143" w:rsidRDefault="00A62143" w:rsidP="00790D8E">
      <w:pPr>
        <w:pStyle w:val="Heading1"/>
        <w:spacing w:before="0" w:line="360" w:lineRule="auto"/>
        <w:rPr>
          <w:color w:val="002069"/>
        </w:rPr>
      </w:pPr>
      <w:r>
        <w:rPr>
          <w:color w:val="002069"/>
        </w:rPr>
        <w:lastRenderedPageBreak/>
        <w:t>Appendix A.</w:t>
      </w:r>
    </w:p>
    <w:p w14:paraId="15D8BC5F" w14:textId="54B04408" w:rsidR="00A62143" w:rsidRPr="000C1589" w:rsidRDefault="00A62143" w:rsidP="00790D8E">
      <w:pPr>
        <w:spacing w:line="480" w:lineRule="auto"/>
        <w:rPr>
          <w:rFonts w:ascii="Segoe UI" w:hAnsi="Segoe UI" w:cs="Segoe UI"/>
          <w:color w:val="808080" w:themeColor="background1" w:themeShade="80"/>
        </w:rPr>
      </w:pPr>
      <w:r w:rsidRPr="000C1589">
        <w:rPr>
          <w:rFonts w:ascii="Segoe UI" w:hAnsi="Segoe UI" w:cs="Segoe UI"/>
          <w:color w:val="808080" w:themeColor="background1" w:themeShade="80"/>
        </w:rPr>
        <w:t xml:space="preserve">Static versus </w:t>
      </w:r>
      <w:r w:rsidR="000C1589" w:rsidRPr="000C1589">
        <w:rPr>
          <w:rFonts w:ascii="Segoe UI" w:hAnsi="Segoe UI" w:cs="Segoe UI"/>
          <w:color w:val="808080" w:themeColor="background1" w:themeShade="80"/>
        </w:rPr>
        <w:t>D</w:t>
      </w:r>
      <w:r w:rsidRPr="000C1589">
        <w:rPr>
          <w:rFonts w:ascii="Segoe UI" w:hAnsi="Segoe UI" w:cs="Segoe UI"/>
          <w:color w:val="808080" w:themeColor="background1" w:themeShade="80"/>
        </w:rPr>
        <w:t xml:space="preserve">ynamic </w:t>
      </w:r>
      <w:r w:rsidR="000C1589" w:rsidRPr="000C1589">
        <w:rPr>
          <w:rFonts w:ascii="Segoe UI" w:hAnsi="Segoe UI" w:cs="Segoe UI"/>
          <w:color w:val="808080" w:themeColor="background1" w:themeShade="80"/>
        </w:rPr>
        <w:t>Microsimulation</w:t>
      </w:r>
    </w:p>
    <w:p w14:paraId="318442EF" w14:textId="4EFF05CD" w:rsidR="00790D8E" w:rsidRDefault="009154D0" w:rsidP="00790D8E">
      <w:pPr>
        <w:spacing w:line="480" w:lineRule="auto"/>
        <w:ind w:firstLine="720"/>
        <w:rPr>
          <w:rFonts w:ascii="Century" w:hAnsi="Century"/>
        </w:rPr>
      </w:pPr>
      <w:r w:rsidRPr="00062F2A">
        <w:rPr>
          <w:rFonts w:ascii="Century" w:hAnsi="Century"/>
          <w:noProof/>
        </w:rPr>
        <mc:AlternateContent>
          <mc:Choice Requires="wps">
            <w:drawing>
              <wp:anchor distT="0" distB="0" distL="114300" distR="114300" simplePos="0" relativeHeight="251658241" behindDoc="0" locked="0" layoutInCell="1" allowOverlap="1" wp14:anchorId="34140D04" wp14:editId="385F0EC9">
                <wp:simplePos x="0" y="0"/>
                <wp:positionH relativeFrom="column">
                  <wp:posOffset>3308350</wp:posOffset>
                </wp:positionH>
                <wp:positionV relativeFrom="paragraph">
                  <wp:posOffset>3879215</wp:posOffset>
                </wp:positionV>
                <wp:extent cx="2879090" cy="183070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79090" cy="1830705"/>
                        </a:xfrm>
                        <a:prstGeom prst="rect">
                          <a:avLst/>
                        </a:prstGeom>
                        <a:solidFill>
                          <a:schemeClr val="lt1"/>
                        </a:solidFill>
                        <a:ln w="6350">
                          <a:noFill/>
                        </a:ln>
                      </wps:spPr>
                      <wps:txbx>
                        <w:txbxContent>
                          <w:p w14:paraId="5DD1F0EF"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dynamic microsimulations</w:t>
                            </w:r>
                            <w:r w:rsidRPr="00207830">
                              <w:rPr>
                                <w:rFonts w:ascii="Century" w:hAnsi="Century" w:cs="Arial"/>
                                <w:sz w:val="20"/>
                                <w:szCs w:val="20"/>
                              </w:rPr>
                              <w:t>, the beginning and ending dataset differ.  Individuals can die, be born, get married, have children, or lose their job. The distribution of characteristics changes from year to year. This type of modeling is more realistic but makes more rigid probability-based assumptions than static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40D04" id="_x0000_t202" coordsize="21600,21600" o:spt="202" path="m,l,21600r21600,l21600,xe">
                <v:stroke joinstyle="miter"/>
                <v:path gradientshapeok="t" o:connecttype="rect"/>
              </v:shapetype>
              <v:shape id="Text Box 3" o:spid="_x0000_s1026" type="#_x0000_t202" style="position:absolute;left:0;text-align:left;margin-left:260.5pt;margin-top:305.45pt;width:226.7pt;height:144.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" fillcolor="white [3201]" stroked="f" strokeweight=".5pt">
                <v:textbox>
                  <w:txbxContent>
                    <w:p w14:paraId="5DD1F0EF"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dynamic microsimulations</w:t>
                      </w:r>
                      <w:r w:rsidRPr="00207830">
                        <w:rPr>
                          <w:rFonts w:ascii="Century" w:hAnsi="Century" w:cs="Arial"/>
                          <w:sz w:val="20"/>
                          <w:szCs w:val="20"/>
                        </w:rPr>
                        <w:t>, the beginning and ending dataset differ.  Individuals can die, be born, get married, have children, or lose their job. The distribution of characteristics changes from year to year. This type of modeling is more realistic but makes more rigid probability-based assumptions than static modeling.</w:t>
                      </w:r>
                    </w:p>
                  </w:txbxContent>
                </v:textbox>
                <w10:wrap type="square"/>
              </v:shape>
            </w:pict>
          </mc:Fallback>
        </mc:AlternateContent>
      </w:r>
      <w:r w:rsidR="00790D8E" w:rsidRPr="00062F2A">
        <w:rPr>
          <w:rFonts w:ascii="Century" w:hAnsi="Century"/>
          <w:noProof/>
        </w:rPr>
        <mc:AlternateContent>
          <mc:Choice Requires="wpg">
            <w:drawing>
              <wp:anchor distT="0" distB="0" distL="114300" distR="114300" simplePos="0" relativeHeight="251658242" behindDoc="0" locked="0" layoutInCell="1" allowOverlap="1" wp14:anchorId="5167164C" wp14:editId="425B86A2">
                <wp:simplePos x="0" y="0"/>
                <wp:positionH relativeFrom="column">
                  <wp:posOffset>28575</wp:posOffset>
                </wp:positionH>
                <wp:positionV relativeFrom="paragraph">
                  <wp:posOffset>1920240</wp:posOffset>
                </wp:positionV>
                <wp:extent cx="6132830" cy="3792855"/>
                <wp:effectExtent l="0" t="0" r="1270" b="0"/>
                <wp:wrapSquare wrapText="bothSides"/>
                <wp:docPr id="4" name="Group 4"/>
                <wp:cNvGraphicFramePr/>
                <a:graphic xmlns:a="http://schemas.openxmlformats.org/drawingml/2006/main">
                  <a:graphicData uri="http://schemas.microsoft.com/office/word/2010/wordprocessingGroup">
                    <wpg:wgp>
                      <wpg:cNvGrpSpPr/>
                      <wpg:grpSpPr>
                        <a:xfrm>
                          <a:off x="0" y="0"/>
                          <a:ext cx="6132830" cy="3792855"/>
                          <a:chOff x="0" y="0"/>
                          <a:chExt cx="6132830" cy="3792855"/>
                        </a:xfrm>
                      </wpg:grpSpPr>
                      <pic:pic xmlns:pic="http://schemas.openxmlformats.org/drawingml/2006/picture">
                        <pic:nvPicPr>
                          <pic:cNvPr id="5" name="Picture 5" descr="A picture containing 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305050"/>
                            <a:ext cx="3150235" cy="1487805"/>
                          </a:xfrm>
                          <a:prstGeom prst="rect">
                            <a:avLst/>
                          </a:prstGeom>
                        </pic:spPr>
                      </pic:pic>
                      <wps:wsp>
                        <wps:cNvPr id="6" name="Text Box 6"/>
                        <wps:cNvSpPr txBox="1"/>
                        <wps:spPr>
                          <a:xfrm>
                            <a:off x="3282950" y="101600"/>
                            <a:ext cx="2849880" cy="1699261"/>
                          </a:xfrm>
                          <a:prstGeom prst="rect">
                            <a:avLst/>
                          </a:prstGeom>
                          <a:solidFill>
                            <a:schemeClr val="lt1"/>
                          </a:solidFill>
                          <a:ln w="6350">
                            <a:noFill/>
                          </a:ln>
                        </wps:spPr>
                        <wps:txbx>
                          <w:txbxContent>
                            <w:p w14:paraId="6DDBD481"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static microsimulations</w:t>
                              </w:r>
                              <w:r w:rsidRPr="00207830">
                                <w:rPr>
                                  <w:rFonts w:ascii="Century" w:hAnsi="Century" w:cs="Arial"/>
                                  <w:sz w:val="20"/>
                                  <w:szCs w:val="20"/>
                                </w:rPr>
                                <w:t xml:space="preserve">, the beginning and ending dataset contain the same number of people. The distribution of characteristics </w:t>
                              </w:r>
                              <w:proofErr w:type="gramStart"/>
                              <w:r w:rsidRPr="00207830">
                                <w:rPr>
                                  <w:rFonts w:ascii="Century" w:hAnsi="Century" w:cs="Arial"/>
                                  <w:sz w:val="20"/>
                                  <w:szCs w:val="20"/>
                                </w:rPr>
                                <w:t>do</w:t>
                              </w:r>
                              <w:proofErr w:type="gramEnd"/>
                              <w:r w:rsidRPr="00207830">
                                <w:rPr>
                                  <w:rFonts w:ascii="Century" w:hAnsi="Century" w:cs="Arial"/>
                                  <w:sz w:val="20"/>
                                  <w:szCs w:val="20"/>
                                </w:rPr>
                                <w:t xml:space="preserve"> not change. Only the weights change to represent increases or decreases in the number of people with a given set of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6350" y="0"/>
                            <a:ext cx="3110865" cy="1803400"/>
                            <a:chOff x="0" y="0"/>
                            <a:chExt cx="3110865" cy="1803400"/>
                          </a:xfrm>
                        </wpg:grpSpPr>
                        <wps:wsp>
                          <wps:cNvPr id="8" name="Text Box 8"/>
                          <wps:cNvSpPr txBox="1"/>
                          <wps:spPr>
                            <a:xfrm rot="10800000" flipV="1">
                              <a:off x="0" y="0"/>
                              <a:ext cx="3110865" cy="275917"/>
                            </a:xfrm>
                            <a:prstGeom prst="rect">
                              <a:avLst/>
                            </a:prstGeom>
                            <a:solidFill>
                              <a:srgbClr val="387BB1"/>
                            </a:solidFill>
                            <a:ln w="6350">
                              <a:noFill/>
                            </a:ln>
                          </wps:spPr>
                          <wps:txbx>
                            <w:txbxContent>
                              <w:p w14:paraId="7919EF0F" w14:textId="77777777" w:rsidR="00062F2A" w:rsidRPr="00FE48EE" w:rsidRDefault="00062F2A" w:rsidP="00062F2A">
                                <w:pPr>
                                  <w:jc w:val="center"/>
                                  <w:rPr>
                                    <w:rFonts w:ascii="Segoe UI" w:hAnsi="Segoe UI" w:cs="Segoe UI"/>
                                    <w:b/>
                                    <w:color w:val="387BB1"/>
                                  </w:rPr>
                                </w:pPr>
                                <w:r w:rsidRPr="00A81390">
                                  <w:rPr>
                                    <w:rFonts w:ascii="Segoe UI" w:hAnsi="Segoe UI" w:cs="Segoe UI"/>
                                    <w:b/>
                                    <w:color w:val="FFFFFF" w:themeColor="background1"/>
                                  </w:rPr>
                                  <w:t>Static 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42900"/>
                              <a:ext cx="3110865" cy="1460500"/>
                            </a:xfrm>
                            <a:prstGeom prst="rect">
                              <a:avLst/>
                            </a:prstGeom>
                          </pic:spPr>
                        </pic:pic>
                      </wpg:grpSp>
                      <wps:wsp>
                        <wps:cNvPr id="10" name="Text Box 10"/>
                        <wps:cNvSpPr txBox="1"/>
                        <wps:spPr>
                          <a:xfrm rot="10800000" flipV="1">
                            <a:off x="6350" y="1962150"/>
                            <a:ext cx="3143885" cy="275590"/>
                          </a:xfrm>
                          <a:prstGeom prst="rect">
                            <a:avLst/>
                          </a:prstGeom>
                          <a:solidFill>
                            <a:srgbClr val="387BB1"/>
                          </a:solidFill>
                          <a:ln w="6350">
                            <a:noFill/>
                          </a:ln>
                        </wps:spPr>
                        <wps:txbx>
                          <w:txbxContent>
                            <w:p w14:paraId="3CE818DD" w14:textId="77777777" w:rsidR="00062F2A" w:rsidRPr="00FE48EE" w:rsidRDefault="00062F2A" w:rsidP="00062F2A">
                              <w:pPr>
                                <w:jc w:val="center"/>
                                <w:rPr>
                                  <w:rFonts w:ascii="Segoe UI" w:hAnsi="Segoe UI" w:cs="Segoe UI"/>
                                  <w:b/>
                                  <w:color w:val="FFFFFF" w:themeColor="background1"/>
                                </w:rPr>
                              </w:pPr>
                              <w:r w:rsidRPr="00FE48EE">
                                <w:rPr>
                                  <w:rFonts w:ascii="Segoe UI" w:hAnsi="Segoe UI" w:cs="Segoe UI"/>
                                  <w:b/>
                                  <w:color w:val="FFFFFF" w:themeColor="background1"/>
                                </w:rPr>
                                <w:t>Dynamic 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67164C" id="Group 4" o:spid="_x0000_s1027" style="position:absolute;left:0;text-align:left;margin-left:2.25pt;margin-top:151.2pt;width:482.9pt;height:298.65pt;z-index:251658242" coordsize="61328,37928" o:gfxdata="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lSo6YoZiDACGYgwAFQAAAGRycy9tZWRpYS9pbWFn&#13;&#10;ZTIudGlmZk1NACoADFU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AAAAAAAAAAAAAAAAAAA&#13;&#10;AAAAAAAAAAAAAAAAAAAAAAAAAAAAAAAAAAAAAAAAAAAAAAAAAAAAAAAAAAAAAAAAAAAAAAAAAAAA&#13;&#10;AAAAAAAAAAAAAAAAAAAAAAAAAAAAAAAAAAAAAAAAAAAAAAAAAAAAAAAAAAAAAAAAAAAAAAAAAAAA&#13;&#10;AAAAAAAAAAAAAAAAAAAAAAAAAAAAAAAAAAAAAAAAAAAAAAAAAAAAAAAAAAAA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AA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AAAAAAAAAAAAAAAA&#13;&#10;AAAAAAAAAAAAAAAAAAAAAAAAAAAAAAAAAAAAAAAAAAAAAAAAAAAAAAAAAAAAAAAAAAAAAAAAAAAA&#13;&#10;AAAAAAAAAAAAAAAAAAAAAAAAAAAAAAAAAAAAAAAAAAAAAAAAAAAAAAAAAAAAAAAAAAAAAAAAAAAA&#13;&#10;AAAAAAAAAAAAAAAAAAAAAAAAAAAAAAAAAAAAAAAAAAAAAAAAAAAAAAAAAAAAAAA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hAuABEuiAAWPLMAFjyzABEuiAAGEC4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QIFABMzlgAgVv4AIFb/ACBW/wAgVv8AIFb/ACBW/gATM5YAAQIF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AA&#13;&#10;AAAAAAAGEC4AES6IABY8swAWPLMAES6IAAYQL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FDScAECyDABY8sQAXPbQAEjCNAAcSN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B&#13;&#10;AgUAEzOWACBW/gAgVv8AIFb/ACBW/wAgVv8AIFb+ABMzlgABAg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ES6IACBV/AAgVv8AIFb/ACBW/wAgVv8AIFb/ABU3pAABAw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BU4pQAgVv8AIFb/ACBW/wAgVv8AIFb/ACBW/wAgVv8AIFb/ABU4p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IxkgAgVv8AIFb/ACBW/wAgVv8AIFb/ACBW/wAgVv8AIFb/ABc9t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K&#13;&#10;Gk0AIFb/ACBW/wAgVv8AIFb/ACBW/wAgVv8AIFb/ACBW/wAgVv8AIFb/AAoaT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FDoAIFb/ACBW/wAgVv8AIFb/ACBW/wAgVv8AIFb/ACBW/wAgVv8AIFb/AAwgY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Bc9tQAgVv8AIFb/ACBW/wAgVv8AIFb/ACBW/wAgVv8AIFb/ACBW/wAgVv8AFz21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Q3ogAgVv8AIFb/ACBW/wAgVv8AIFb/ACBW/wAgVv8AIFb/ACBW/wAgVv8AGUTJ&#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HlDsACBW/wAgVv8AIFb/ACBW/wAgVv8AIFb/ACBW/wAgVv8AIFb/ACBW/wAeUOw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0nZACBW/wAgVv8AIFb/ACBW/wAgVv8AIFb/ACBW/wAgVv8AIFb/ACBW/wAg&#13;&#10;VfwAAAE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fVPgAIFb/ACBW/wAgVv8AIFb/ACBW/wAgVv8AIFb/ACBW/wAgVv8AIFb/AB9T9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dTeQAIFb/ACBW/wAgVv8AIFb/ACBW/wAgVv8AIFb/ACBW/wAgVv8AIFb/&#13;&#10;ACBW/wABBAs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BtJ2AAgVv8AIFb/ACBW/wAgVv8AIFb/ACBW/wAgVv8AIFb/ACBW/wAgVv8AG0nX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lCxAAgVv8AIFb/ACBW/wAgVv8AIFb/ACBW/wAgVv8AIFb/ACBW/wAg&#13;&#10;Vv8AHU/r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ES6JACBW/wAgVv8AIFb/ACBW/wAgVv8AIFb/ACBW/wAgVv8AIFb/ACBW/wARLo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yd1ACBW/wAgVv8AIFb/ACBW/wAgVv8AIFb/ACBW/wAgVv8AIFb/&#13;&#10;ACBW/wAUNZw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DBxUAHlDsACBW/wAgVv8AIFb/ACBW/wAgVv8AIFb/ACBW/wAgVv8AHlDsAAMH&#13;&#10;F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CBAwAHE3jACBW/wAgVv8AIFb/ACBW/wAgVv8AIFb/ACBW/wAg&#13;&#10;Vv8AH1L0AAQLI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QIFAAEBB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IFT4AHlHxACBW/wAgVv8AIFb/ACBW/wAgVv8AIFb/AB5R8QAIFT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GETEAHU/qACBW/wAgVv8AIFb/ACBW/wAgVv8AIFb/&#13;&#10;AB9T9gAKGkw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DCFjABpG0AAgVv4AIFb+ABpG0AAMIWM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AAAFDCUAFjqtAB9U+gAgVv8AIFb/AB9U+gAWOq0ABQwl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ECh0AFTekAB9T9wAgVv8AIFb/ACBV/AAX&#13;&#10;PbUABg8t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U4pQAgVv8AIFb/ACBW/wAgVv8AIFb/ACBW/wAVOKU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AAAAAAAAAAAAAAAgUOAAYRMwAGETMAAgUO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QQLAAYRMQAHEjQAAgYR&#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JW4AIFb/ACBW/wAgVv8AIFb/ACBW/wAgVv8AIFb/ACBW&#13;&#10;/wAOJW4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AAAAAAAAAEDCgAFDikABxQ6AAcUOgAFDioAAgQN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EDQAFDikABxM3AAcTOQAF&#13;&#10;DisAAgYS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xM4gAgVv8AIFb/ACBW/wAgVv8AIFb/ACBW/wAgVv8A&#13;&#10;IFb/ABxM4g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BAwoAChxSABM0mQAaRtEAIFX9ACBW/wAgVv8AIFb/ACBW/wAgVv8A&#13;&#10;HU3kABc+uQAPJ3QAAwk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BhEADSJlABY6rQAdT+kAIFb/ACBW/wAgVv8AIFb/&#13;&#10;ACBW/wAgVv8AHlHvABY7rgAMIWIAAgUQ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DCRsAIFb/ACBW/wAgVv8AIFb/ACBW/wAgVv8AIFb/ACBW&#13;&#10;/wAgVv8AIFb/AAMJGw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ECh0AEjGRAB9S9AAgVv8AIFb/ACBW/wAgVv8AIFb/ACBW/wAgVv8AIFb/ACBW&#13;&#10;/wAgVv8AIFb/ACBW/wAgVfwAFTmoAAYQL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ECyEAEzSaAB9U+AAgVv8AIFb/ACBW/wAgVv8AIFb/ACBW/wAg&#13;&#10;Vv8AIFb/ACBW/wAgVv8AIFb/ACBW/wAfVPkAFDahAAYPL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QLIAAgVv8AIFb/ACBW/wAgVv8AIFb/ACBW/wAgVv8A&#13;&#10;IFb/ACBW/wAgVv8ABAsg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QMADyh4AB9T9QAgVv8AIFb/ACBW/wAgVv8AIFb/ACBW/wAgVv8AIFb/ACBW/wAgVv8A&#13;&#10;IFb/ACBW/wAgVv8AIFb/ACBW/wAgVv8AIFX9ABMzlwACBA0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Cp8AB9T9wAgVv8AIFb/ACBW/wAgVv8AIFb/ACBW/wAgVv8AIFb/&#13;&#10;ACBW/wAgVv8AIFb/ACBW/wAgVv8AIFb/ACBW/wAgVv8AIFX8ABMzlgACBQ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QEEAB5Q7gAgVv8AIFb/ACBW/wAgVv8AIFb/ACBW&#13;&#10;/wAgVv8AIFb/AB5Q7gABAQQ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wcWABhBwAAgVv8AIFb/ACBW/wAgVv8AIFb/ACBW/wAgVv8AIFb/ACBW/wAgVv8AIFb/ACBW&#13;&#10;/wAgVv8AIFb/ACBW/wAgVv8AIFb/ACBW/wAgVv8AIFb/ABtK2gAFDS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EuhwAgVv8AIFb/ACBW/wAgVv8AIFb/ACBW/wAgVv8AIFb/ACBW/wAg&#13;&#10;Vv8AIFb/ACBW/wAgVv8AIFb/ACBW/wAgVv8AIFb/ACBW/wAgVv8AIFb/ABc9t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Ei+MACBW/wAgVv8AIFb/ACBW/wAgVv8A&#13;&#10;IFb/ACBW/wAgVv8AEi+M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XP7oAIFb/ACBW/wAgVv8AIFb/ACBW/wAgVv8AIFb/ACBW/wAgVv8AIFb/ACBW/wAgVv8A&#13;&#10;IFb/ACBW/wAgVv8AIFb/ACBW/wAgVv8AIFb/ACBW/wAgVv8AIFb/ABpGz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QQAHlDuACBW/wAgVv8AIFb/ACBW/wAgVv8AIFb/ACBW/wAgVv8AIFb/&#13;&#10;ACBW/wAgVv8AIFb/ACBW/wAgVv8AIFb/ACBW/wAgVv8AIFb/ACBW/wAgVv8AIFb+AAMJG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CBAwAGkXOACBW/wAgVv8AIFb/ACBW&#13;&#10;/wAgVv8AIFb/ABpFzgACBAw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BQ0mACBW/wAgVv8AIFb/ACBW/wAgVv8AIFb/ACBW/wAgVv8AIFb/ACBW/wAgVv8AIFb/ACBW&#13;&#10;/wAgVv8AIFb/ACBW/wAgVv8AIFb/ACBW/wAgVv8AIFb/ACBW/wAgVv8AIFb/AAYRM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VPwAgVv8AIFb/ACBW/wAgVv8AIFb/ACBW/wAgVv8AIFb/ACBW/wAg&#13;&#10;Vv8AIFb/ACBW/wAgVv8AIFb/ACBW/wAgVv8AIFb/ACBW/wAgVv8AIFb/ACBW/wAgVv8ADCFj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BA0AEzSZAB9U+AAgVv8A&#13;&#10;IFb/AB9U+AATM5gAAgQN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QNAAcT&#13;&#10;OAAHEzgAAgQN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YPLQAKG1AA&#13;&#10;DSJlAA0iZgAKHFIABxI2AAIEDQ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BBAsADSJkABc9tgAeUvIAIFb/ACBW&#13;&#10;/wAgVv8AIFb/ACBW/wAgVv8AIFb/ABtH1AAPKXoAAwcV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gUADyd1AB5Q7QAgVv8AIFb/ACBW/wAgVv8A&#13;&#10;IFb/ACBW/wAgVv8AIFb/ACBW/wAgVv8AIFb/ACBW/wAfU/YAES+LAAIFDg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BQwlABpGzwAgVv8AIFb/ACBW/wAgVv8AIFb/ACBW&#13;&#10;/wAgVv8AIFb/ACBW/wAgVv8AIFb/ACBW/wAgVv8AIFb/ACBW/wAgVv8AHEziAAcUOw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&#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&#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EBB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BAQQ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BxK&#13;&#10;3AAgVv8AIFb/ACBW/wAOJnIADyd0ACBW/wAgVv8AIFb/ACBW/wAgVv8AIFb/ACBW/wAgVv8AIFb/&#13;&#10;ACBW/wAgVv8AIFb/ABIwjwALHVYAIFb/ACBW/wAgVv8AHEvd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AAAAAAADiRsACBW/wAgVv8AIFb/ACBW/wAgVv8AEjKT&#13;&#10;AAAAAAAAAAAADiRsACBW/wAgVv8AIFb/ACBW/wAgVv8AEjKTAAAAAAAAAAA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AAAAAAAOJGwAIFb/ACBW/wAgVv8AIFb/ACBW/wAS&#13;&#10;MpMAAAAAAAAAAAAOJGwAIFb/ACBW/wAgVv8AIFb/ACBW/wASMpMAAAAAAAAAAAAAAAA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AAAAAAAA4kbAAgVv8AIFb/ACBW/wAgVv8AIFb/&#13;&#10;ABIykwAAAAAAAAAAAA4kbAAgVv8AIFb/ACBW/wAgVv8AIFb/ABIykwAAAAAAAAAAAAAAAA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AAAAAAAAAAAAAAAAAAAAAAAAAAAAAAAAAAAAAAAAAA&#13;&#10;AAAAAAAAAAAAAAAAAAAAAAAAAAAMH10AIFb/ACBW/wAgVv8AIFb/ACBW/wAgVv8AIFb/ACBW/wAg&#13;&#10;Vv8AIFb/ACBW/wAgVv8AIFb/ACBW/wAPKXk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AAAAAAADiRsACBW/wAgVv8AIFb/ACBW/wAg&#13;&#10;Vv8AEjKTAAAAAAAAAAAADiRsACBW/wAgVv8AIFb/ACBW/wAgVv8AEjKTAAAAAAAAAAAAAAAA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ECuAACBW/wAgVv8A&#13;&#10;IFb/ACBW/wAgVv8AECuAAAAAAAAAAAAAECuAACBW/wAgVv8AIFb/ACBW/wAgVv8AECu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AAAAAAAAAAAAAAAAAAAAAAAAAAAAAAAAAAAAAAA&#13;&#10;AAAAAAAAAAAAAAAAAAAAAAAAAAAAABU6qwAgVv8AIFb/ACBW/wAgVv8AIFb/ACBW/wAgVv8AIFb/&#13;&#10;ACBW/wAgVv8AIFb/ACBW/wAgVv8AIFb/ABlDxw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AAAAAAAAAAAAAAAAAAAAAAAAAAAAAAAAAAAAA&#13;&#10;AAAAAAAAAAAAAAAAAAAAAAAAAAABAgYAHlLyACBW/wAgVv8AIFb/ACBW/wAgVv8AIFb/ACBW/wAg&#13;&#10;Vv8AIFb/ACBW/wAgVv8AIFb/ACBW/wAgVv8AIFX9AAMIFw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AAAAAAAAAAAAAAAAAAAAAAAAAAAQJHAARLogAES6IABY8swAgVv8AIFb/ACBW/wAgVfwAES6I&#13;&#10;ABEuiAAeUe8AIFb/ACBW/wAgVv8AGEHAABEuiAARLogABQ4q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AAAAAAAAAAAAAAAAAAAAAAAAAAAAAAAAAAAAAAAAAAADB9cACBW/wAgVv8AIFb/AB9U+AAA&#13;&#10;AAAAAAAAABxK3AAgVv8AIFb/ACBW/wAPKHg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AAOJGwAIFb/ACBW/wAgVv8AIFb/ACBW/wASMpMAAAAAAAAAAAAO&#13;&#10;JGwAIFb/ACBW/wAgVv8AIFb/ACBW/wASMpMAAAAAAAAAAAAAAAAAAAAA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AAAAAAAAAAAAAAAAAAAAAAAAAAAAAAAAAAAAAAAAAAAMH1wAIFb/ACBW/wAgVv8AH1T4&#13;&#10;AAAAAAAAAAAAHErcACBW/wAgVv8AIFb/AA8oe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AAAAAAAAAAAAAAAAAAAAAAAAwfXAAgVv8AIFb/ACBW/wAf&#13;&#10;VPgAAAAAAAAAAAAcStwAIFb/ACBW/wAgVv8ADyh4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AAAAAAAAAAAAAAAAAAAAAAADB9cACBW/wAgVv8AIFb/&#13;&#10;AB9U+AAAAAAAAAAAABxK3AAgVv8AIFb/ACBW/wAPKHg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AAAAAAAAAAAAAAAAA4kbAAgVv8AIFb/ACBW/wAgVv8AIFb/ABIykwAAAAAAAAAAAA4kbAAgVv8A&#13;&#10;IFb/ACBW/wAgVv8AIFb/ABIykwAAAAAAAAAAAAAAAAAAAAA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AAAAAAAAAAAAAAAAAAAAAAAMH1wAIFb/ACBW/wAg&#13;&#10;Vv8AH1T4AAAAAAAAAAAAHErcACBW/wAgVv8AIFb/AA8oe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AAAAAAAAAAAAAAAAAAAAAAAAAAAAAAAAYQL4A&#13;&#10;IFb/ACBW/wAgVv8AAwcWAAAAAAAgVv4AIFb/ACBW/wAbSNYAAAAAAAAAAAAAAAAAAAAAAAAAAAAA&#13;&#10;AAAAAAAAAAAAAAAAAAAAAAAAAAAAAAAAAAAAAAAAAAAAAAAAAAAAAAAAAAAAAAAAAAAAAAAAAAAA&#13;&#10;AAAAAAAAAAAAAAAAAAAAAAAAAAAAAAAAAAAAAAAAAAAAAAAAAAAAAAAAAAAAAAAAAAAPJ3UAIFb/&#13;&#10;ACBW/wAgVv8AIFb/ABc9tQAAAAAAAAAAABc9tQAgVv8AIFb/ACBW/wAgVv8ADyd1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AAAAAAAAAAAAAAAADiRsACBW/wAgVv8AIFb/ACBW/wAgVv8AEjKTAAAAAAAAAAAADiRsACBW&#13;&#10;/wAgVv8AIFb/ACBW/wAgVv8AEjKTAAAAAAAAAAAAAAAAAAAAAA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AAAAAAAAAAAAAAAAAAAAAAAAwfXAAgVv8AIFb/&#13;&#10;ACBW/wAfVPgAAAAAAAAAAAAcStwAIFb/ACBW/wAgVv8ADyh4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AAAAAAAAAAAAAAAAAAAAAAAAAAAAAAABhA&#13;&#10;vgAgVv8AIFb/ACBW/wADBxYAAAAAACBW/gAgVv8AIFb/ABtI1gAAAAAAAAAAAAAAAAAAAAAAAAAA&#13;&#10;AAAAAAAAAAAAAAAAAAAAAAAAAAAAAAAAAAAAAAAAAAAAAAAAAAAAAAAAAAAAAAAAAAAAAAAAAAAA&#13;&#10;AAAAAAAAAAAAAAAAAAAAAAAAAAAAAAAAAAAAAAAAAAAAAAAAAAAAAAAAAAAAAAAAAAAAAA8ndQAg&#13;&#10;Vv8AIFb/ACBW/wAgVv8AFz21AAAAAAAAAAAAFz21ACBW/wAgVv8AIFb/ACBW/wAPJ3U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AAAAAAAAAAAAAAAAAAAAAOJGwAIFb/ACBW/wAgVv8AIFb/ACBW/wASMpMAAAAAAAAAAAAOJGwA&#13;&#10;IFb/ACBW/wAgVv8AIFb/ACBW/wASMpMAAAAAAAAAAAAAAAAAAAAA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AAAAAAAAAAAAAAAAAAAAAAADB9cACBW/wAg&#13;&#10;Vv8AIFb/AB9U+AAAAAAAAAAAABxK3AAgVv8AIFb/ACBW/wAPKHg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AAAAAAAAAAAAAAAAAAAAAAAAAAAAAAAA&#13;&#10;GEC+ACBW/wAgVv8AIFb/AAMHFgAAAAAAIFb+ACBW/wAgVv8AG0jWAAAAAAAAAAAAAAAAAAAAAAAA&#13;&#10;AAAAAAAAAAAAAAAAAAAAAAAAAAAAAAAAAAAAAAAAAAAAAAAAAAAAAAAAAAAAAAAAAAAAAAAAAAAA&#13;&#10;AAAAAAAAAAAAAAAAAAAAAAAAAAAAAAAAAAAAAAAAAAAAAAAAAAAAAAAAAAAAAAAAAAAAAAAADyd1&#13;&#10;ACBW/wAgVv8AIFb/ACBW/wAXPbUAAAAAAAAAAAAXPbUAIFb/ACBW/wAgVv8AIFb/AA8ndQ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AAAAAAAAAAAAAAAAAAAAAA4kbAAgVv8AIFb/ACBW/wAgVv8AIFb/ABIykwAAAAAAAAAAAA4k&#13;&#10;bAAgVv8AIFb/ACBW/wAgVv8AIFb/ABIykwAAAAAAAAAAAAAAAAAAAAA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AAAAAAAAAAAAAAAAAAAAAAAMH1wAIFb/&#13;&#10;ACBW/wAgVv8AH1T4AAAAAAAAAAAAHErcACBW/wAgVv8AIFb/AA8oe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AAAAAAAAAAAAAAAAAAAAAAAAAAAAA&#13;&#10;AAAYQL4AIFb/ACBW/wAgVv8AAwcWAAAAAAAgVv4AIFb/ACBW/wAbSNYAAAAAAAAAAAAAAAAAAAAA&#13;&#10;AAAAAAAAAAAAAAAAAAAAAAAAAAAAAAAAAAAAAAAAAAAAAAAAAAAAAAAAAAAAAAAAAAAAAAAAAAAA&#13;&#10;AAAAAAAAAAAAAAAAAAAAAAAAAAAAAAAAAAAAAAAAAAAAAAAAAAAAAAAAAAAAAAAAAAAAAAAAAAAP&#13;&#10;J3UAIFb/ACBW/wAgVv8AIFb/ABc9tQAAAAAAAAAAABc9tQAgVv8AIFb/ACBW/wAgVv8ADyd1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AA4kbAAgVv8AIFb/ACBW/wAgVv8AIFb/&#13;&#10;ABIykwAAAAAAAAAAAA4kbAAgVv8AIFb/ACBW/wAgVv8AIFb/ABIykwAAAAAAAAAAAAAAAAAAAAA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AAAAAAAAAAAAAAAAAAAAAAAAwfXAAg&#13;&#10;Vv8AIFb/ACBW/wAfVPgAAAAAAAAAAAAcStwAIFb/ACBW/wAgVv8ADyh4AAAAAA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AAAAAAAAAAAAAAAAAAAAAAAAAA&#13;&#10;AAAAABhAvgAgVv8AIFb/ACBW/wADBxYAAAAAACBW/gAgVv8AIFb/ABtI1gAAAAAAAAAAAAAAAAAA&#13;&#10;AAAAAAAAAAAAAAAAAAAAAAAAAAAAAAAAAAAAAAAAAAAAAAAAAAAAAAAAAAAAAAAAAAAAAAAAAAAA&#13;&#10;AAAAAAAAAAAAAAAAAAAAAAAAAAAAAAAAAAAAAAAAAAAAAAAAAAAAAAAAAAAAAAAAAAAAAAAAAAAA&#13;&#10;AA8ndQAgVv8AIFb/ACBW/wAgVv8AFz21AAAAAAAAAAAAFz21ACBW/wAgVv8AIFb/ACBW/wAPJ3U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OJGwAIFb/ACBW/wAgVv8AIFb/ACBW/wASMpMAAAAAAAAA&#13;&#10;AAAOJGwAIFb/ACBW/wAgVv8AIFb/ACBW/wASMpMAAAAAAAAAAAAAAAAAAAAA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AADiRsACBW/wAgVv8AIFb/ACBW/wAg&#13;&#10;Vv8AEjKTAAAAAAAAAAAADiRsACBW/wAgVv8AIFb/ACBW/wAgVv8AEjKTAAAAAAAAAAAAAAAA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AAAAAAAAAAAAAAAAAAAAAAADB9c&#13;&#10;ACBW/wAgVv8AIFb/AB9U+AAAAAAAAAAAABxK3AAgVv8AIFb/ACBW/wAPKHg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AAOJGwAIFb/ACBW/wAgVv8AIFb/&#13;&#10;ACBW/wASMpMAAAAAAAAAAAAOJGwAIFb/ACBW/wAgVv8AIFb/ACBW/wASMpMAAAAAAAAAAAAAAAAA&#13;&#10;AAAA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AAAAAAAAAAAAAAAAAAAAAAAM&#13;&#10;H1wAIFb/ACBW/wAgVv8AH1T4AAAAAAAAAAAAHErcACBW/wAgVv8AIFb/AA8oeAAAAAA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DiRsACBW/wAgVv8AIFb/ACBW/wAgVv8AEjKTAAAA&#13;&#10;AAAAAAAADiRsACBW/wAgVv8AIFb/ACBW/wAgVv8AEjKTAAAAAAAAAAAAAAAAAAAAAA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AA4kbAAgVv8AIFb/ACBW/wAg&#13;&#10;Vv8AIFb/ABIykwAAAAAAAAAAAA4kbAAgVv8AIFb/ACBW/wAgVv8AIFb/ABIykwAAAAAAAAAAAAAA&#13;&#10;AAAAAA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AAAAAAAAAAAAAAAAAAAAAA&#13;&#10;AAwfXAAgVv8AIFb/ACBW/wAfVPgAAAAAAAAAAAAcStwAIFb/ACBW/wAgVv8ADyh4AAAAAA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OJGwAIFb/ACBW/wAgVv8AIFb/ACBW/wASMpMA&#13;&#10;AAAAAAAAAAAOJGwAIFb/ACBW/wAgVv8AIFb/ACBW/wASMpMAAAAAAAAAAAAAAAAAAAAA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AAAAAAAAAAAAAAAAAAA&#13;&#10;AAAADB9cACBW/wAgVv8AIFb/AB9U+AAAAAAAAAAAABxK3AAgVv8AIFb/ACBW/wAPKHgAAAAA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UMJQANI2gADSNoAA0jaAANImQAAAAAAAAAAAALHlkADSNoAA0jaAANI2gABhAw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QED&#13;&#10;ETcDDkpJBBJhPAMPUBQBBRs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BhEACRlKAAwhYQAKG1AAAwk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FgEFHXwGHqW8&#13;&#10;Ci77vwov/78KL/+/Ci//vgov/owHIrskAgk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ECh0AFTil&#13;&#10;ACBV+wAgVv8AIFb/ACBW/wAgVv4AFz+7AAYQM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CgCCjavCSvqvwov&#13;&#10;/78KL/+/Ci//vwov/78KL/+/Ci//vwov/7oKLvhAAxBV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xI2AB1P6gAg&#13;&#10;Vv8AIFb/ACBW/wAgVv8AIFb/ACBW/wAgVv8AH1T4AAsdV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TAQUZrgkr6b8KL/+/&#13;&#10;Ci//vwov/78KL/+/Ci//vwov/78KL/+/Ci//vwov/7sKLvkoAgo2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MIGQAdT+kAIFb/&#13;&#10;ACBW/wAgVv8AIFb/ACBW/wAgVv8AIFb/ACBW/wAgVv8AH1T5AAcSN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HUGHZy/Ci//vwov&#13;&#10;/78KL/+/Ci//vwov/78KL/+/Ci//vwov/78KL/+/Ci//vwov/5YIJcg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FDWcACBW/wAg&#13;&#10;Vv8AIFb/ACBW/wAgVv8AIFb/ACBW/wAgVv8AIFb/ACBW/wAgVv8AGUPI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AAIJuAot9b8KL/+/&#13;&#10;Ci//vwov/78KL/+/Ci//vwov/78KL/+/Ci//vwov/78KL/+/Ci//vwov/yACCCs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EDCQAfU/UAIFb/&#13;&#10;ACBW/wAgVv8AIFb/ACBW/wAgVv8AIFb/ACBW/wAgVv8AIFb/ACBW/wAgVv8ABQ4r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CsCCzq/Ci//vwov&#13;&#10;/78KL/+/Ci//vwov/78KL/+/Ci//vwov/78KL/+/Ci//vwov/78KL/+/Ci//TAQTZ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xQ6ACBW/wAg&#13;&#10;Vv8AIFb/ACBW/wAgVv8AIFb/ACBW/wAgVv8AIFb/ACBW/wAgVv8AIFb/ACBW/wANImY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OgMOTr8KL/+/&#13;&#10;Ci//vwov/78KL/+/Ci//vwov/78KL/+/Ci//vwov/78KL/+/Ci//vwov/78KL/9bBRZ6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KGk4AIFb/&#13;&#10;ACBW/wAgVv8AIFb/ACBW/wAgVv8AIFb/ACBW/wAgVv8AIFb/ACBW/wAgVv8AIFb/AA8pe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rAgs6vwov&#13;&#10;/78KL/+/Ci//vwov/78KL/+/Ci//vwov/78KL/+/Ci//vwov/78KL/+/Ci//vwov/0wEE2Y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UOgAg&#13;&#10;Vv8AIFb/ACBW/wAgVv8AIFb/ACBW/wAgVv8AIFb/ACBW/wAgVv8AIFb/ACBW/wAgVv8ADSJm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AAgq4&#13;&#10;Ci32vwov/78KL/+/Ci//vwov/78KL/+/Ci//vwov/78KL/+/Ci//vwov/78KL/+/Ci//IgIIL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QMK&#13;&#10;AB9T9gAgVv8AIFb/ACBW/wAgVv8AIFb/ACBW/wAgVv8AIFb/ACBW/wAgVv8AIFb/ACBW/wAGDy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HYGHZ6/Ci//vwov/78KL/+/Ci//vwov/78KL/+/Ci//vwov/78KL/+/Ci//vwov/5cIJco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FDWeACBW/wAgVv8AIFb/ACBW/wAgVv8AIFb/ACBW/wAgVv8AIFb/ACBW/wAgVv8AGUT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GEC4AES6IABY8swAWPLMAES6IAAYQL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BQ3ogAgVv8AIFb/ACBW/wAgVv8AIFb/ACBW/wAgVv8AIFb/ACBW/wAg&#13;&#10;Vv8AGUTJ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c9tQAgVv8AIFb/ACBW/wAgVv8AIFb/ACBW/wAgVv8A&#13;&#10;IFb/ACBW/wAgVv8AFz21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XPbUAIFb/ACBW/wAgVv8AIFb/&#13;&#10;ACBW/wAgVv8AIFb/ACBW/wAgVv8AIFb/ABc9tQAAAAAAAAA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&#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&#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HEzgAIFb/ACBW/wAgVv8AIFb/ACBW/wAgVv8AIFb/ACBW/wAgVv8AIFb/ACBW/wAgVv8AIFb/&#13;&#10;ACBW/wAgVv8AIFb/ACBW/wAgVv8AIFb/ACBW/wAgVv8AIFb/ACBW/wAgVv8AIFb/AA0iZQAAAAAA&#13;&#10;AAAAAAAAAAAAAAAAAAAAAAAAAAAAAAAAAAAAAAAAAAAAAAAAAAAAAAAAAAAAAAAAAAAAAAAAAAAA&#13;&#10;AAAAAAAAAAAAAAAAAAAAAAAAAAAAAAABAQQ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B1O5wAgVv8AIFb/ACBW/wAgVv8AIFb/ACBW/wAgVv8AIFb/ACBW/wAgVv8AIFb/ACBW/wAgVv8A&#13;&#10;IFb/ACBW/wAgVv8AIFb/ACBW/wAgVfwAAgYSAAAAAAAAAAAAAAAAAAAAAAAAAAAAAAAAAAAAAAAA&#13;&#10;AAAAAAAAAAAAAAAAAAAAAAAAAAAAAAAAAAAAAAAAAAAAAAAAAAAAAAAAAAAAAAAAAAAAAAAAAAAA&#13;&#10;AAAAAAAAAAAAAAAAAAAAAAAAAQEE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BEthQAgVv8AIFb/ACBW/wAgVv8AIFb/ACBW/wAgVv8AIFb/ACBW/wAgVv8AIFb/ACBW/wAg&#13;&#10;Vv8AIFb/ACBW/wAgVv8AIFb/ACBW/wAgVv8AIFb/ACBW/wAgVv8AIFb/ACBW/wAgVv8AFjyx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H&#13;&#10;EjUAIFb/ACBW/wAgVv8AIFb/ACBW/wAgVv8AIFb/ACBW/wAgVv8AIFb/ACBW/wAgVv8AIFb/ACBW&#13;&#10;/wAgVv8AIFb/ACBW/wAgVv8AIFb/ACBW/wALH1s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BAwjAAYRMgAGETIABhEyAAgVPgAgVv8AIFb/ACBW/wAgVv8AIFb/ACBW/wAcTOIABhEy&#13;&#10;AAYRMgAGETIAGEC/ACBW/wAgVv8AIFb/ACBW/wAgVv8AIFb/AAwhYgAGETIABhEyAAYRMgAGDyw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BArgQAgVv8AIFb/ACBW/wAgVv8AIFb/ACBW/wAgVv8AIFb/ACBW/wAgVv8AIFb/ACBW/wAgVv8A&#13;&#10;IFb/ACBW/wAgVv8AIFb/ACBW/wAgVv8AIFb/ABU4pw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AAAgUPACBW/wAgVv8AIFb/ACBW/wAgVv8AIFb/ABtK2wAA&#13;&#10;AAAAAAAAAAAAAAAWO68AIFb/ACBW/wAgVv8AIFb/ACBW/wAgVv8ABxQ7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GkXNACBW/wAgVv8AIFb/ACBW/wAgVv8AIFb/ACBW/wAgVv8AIFb/ACBW/wAgVv8AIFb/ACBW&#13;&#10;/wAgVv8AIFb/ACBW/wAgVv8AIFb/ACBW/wAgVv8AHlHvAAEBB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AACBQ8AIFb/ACBW/wAgVv8AIFb/ACBW/wAgVv8AG0rb&#13;&#10;AAAAAAAAAAAAAAAAABY7rwAgVv8AIFb/ACBW/wAgVv8AIFb/ACBW/wAHFDs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MJGwAgVv8AIFb/ACBW/wAgVv8AIFb/ACBW/wAgVv8AIFb/ACBW/wAgVv8AIFb/ACBW/wAgVv8A&#13;&#10;IFb/ACBW/wAgVv8AIFb/ACBW/wAgVv8AIFb/ACBW/wAgVv8ACBZ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CRdFABhBwAAYQcAAGEHAABtK2wAgVv8AIFb/ACBW/wAgVv8AIFb/AB1N5AAYQcAAGEHAABtK&#13;&#10;2wAgVv8AIFb/ACBW/wAgVv8AIFb/AB1N5AAYQcAAGEHAABhBwAAMIWI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AAAAAAAAAAAAAAAAAAAAAsBAw+/Ci//vwov/78KL/+/Ci//vwov/78KL/+k&#13;&#10;CSjbAAAAAAAAAAAAAAAAgwcgr78KL/+/Ci//vwov/78KL/+/Ci//vwov/ywCCzs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AAAAAAAAAAAAAAAAAAAACwEDD78KL/+/Ci//vwov/78KL/+/Ci//vwov&#13;&#10;/6QJKNsAAAAAAAAAAAAAAACDByCvvwov/78KL/+/Ci//vwov/78KL/+/Ci//LAILOw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AAAAAAAAAAAAAAAAAAAALAQMPvwov/78KL/+/Ci//vwov/78KL/+/&#13;&#10;Ci//pAko2wAAAAAAAAAAAAAAAIMHIK+/Ci//vwov/78KL/+/Ci//vwov/78KL/8sAgs7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AAAAAAAAAAAAAAAAAAAAAsBAw+/Ci//vwov/78KL/+/Ci//vwov&#13;&#10;/78KL/+kCSjbAAAAAAAAAAAAAAAAgwcgr78KL/+/Ci//vwov/78KL/+/Ci//vwov/ywCCzs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AAAAAAAAAAAAAAAAAAAACwEDD78KL/+/Ci//vwov/78KL/+/&#13;&#10;Ci//vwov/6QJKNsAAAAAAAAAAAAAAACDByCvvwov/78KL/+/Ci//vwov/78KL/+/Ci//LAILOw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AACBQ8AIFb/ACBW/wAgVv8AIFb/&#13;&#10;ACBW/wAgVv8AG0rbAAAAAAAAAAAAAAAAABY7rwAgVv8AIFb/ACBW/wAgVv8AIFb/ACBW/wAHFDs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AAAAAAAAAAAAAAAAAAAALAQMPvwov/78KL/+/Ci//vwov&#13;&#10;/78KL/+/Ci//pAko2wAAAAAAAAAAAAAAAIMHIK+/Ci//vwov/78KL/+/Ci//vwov/78KL/8sAgs7&#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AAIFDwAgVv8AIFb/ACBW/wAg&#13;&#10;Vv8AIFb/ACBW/wAbStsAAAAAAAAAAAAAAAAAFjuvACBW/wAgVv8AIFb/ACBW/wAgVv8AIFb/AAcU&#13;&#10;Ow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AAAAAAAAAAAAAAAAAAAAsBAw+/Ci//vwov/78KL/+/&#13;&#10;Ci//vwov/78KL/+kCSjbAAAAAAAAAAAAAAAAgwcgr78KL/+/Ci//vwov/78KL/+/Ci//vwov/ywC&#13;&#10;Czs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AAAgUPACBW/wAgVv8AIFb/&#13;&#10;ACBW/wAgVv8AIFb/ABtK2wAAAAAAAAAAAAAAAAAWO68AIFb/ACBW/wAgVv8AIFb/ACBW/wAgVv8A&#13;&#10;BxQ7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AAAAAAAAAAAAAAAAAAAACwEDD78KL/+/Ci//vwov&#13;&#10;/78KL/+/Ci//vwov/6QJKNsAAAAAAAAAAAAAAACDByCvvwov/78KL/+/Ci//vwov/78KL/+/Ci//&#13;&#10;LAILOw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AACBQ8AIFb/ACBW/wAg&#13;&#10;Vv8AIFb/ACBW/wAgVv8AG0rbAAAAAAAAAAAAAAAAABY7rwAgVv8AIFb/ACBW/wAgVv8AIFb/ACBW&#13;&#10;/wAHFDs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AAAAAAAAAAAAAAAAAAAALAQMPvwov/78KL/+/&#13;&#10;Ci//vwov/78KL/+/Ci//pAko2wAAAAAAAAAAAAAAAIMHIK+/Ci//vwov/78KL/+/Ci//vwov/78K&#13;&#10;L/8sAgs7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AAAAAAAAAAAAAAAAAAAAAAIFDwAgVv8AIFb/&#13;&#10;ACBW/wAgVv8AIFb/ACBW/wAbStsAAAAAAAAAAAAAAAAAFjuvACBW/wAgVv8AIFb/ACBW/wAgVv8A&#13;&#10;IFb/AAcUOw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AAAAAAAAAAAAAAAAAAAAsBAw+/Ci//vwov&#13;&#10;/78KL/+/Ci//vwov/78KL/+kCSjbAAAAAAAAAAAAAAAAgwcgr78KL/+/Ci//vwov/78KL/+/Ci//&#13;&#10;vwov/ywCCzs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AAAAAAAAAAAAAAAAAAAAAAgUPACBW/wAg&#13;&#10;Vv8AIFb/ACBW/wAgVv8AIFb/ABtK2wAAAAAAAAAAAAAAAAAWO68AIFb/ACBW/wAgVv8AIFb/ACBW&#13;&#10;/wAgVv8ABxQ7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AAAAAAAAAAAAAAAAAAAACwEDD78KL/+/&#13;&#10;Ci//vwov/78KL/+/Ci//vwov/6QJKNsAAAAAAAAAAAAAAACDByCvvwov/78KL/+/Ci//vwov/78K&#13;&#10;L/+/Ci//LAILOw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AAAAAAAAAAAAAAAAAAAAAACBQ8AIFb/&#13;&#10;ACBW/wAgVv8AIFb/ACBW/wAgVv8AG0rbAAAAAAAAAAAAAAAAABY7rwAgVv8AIFb/ACBW/wAgVv8A&#13;&#10;IFb/ACBW/wAHFDs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AAAAAAAAAAAAAAAAAAAALAQMPvwov&#13;&#10;/78KL/+/Ci//vwov/78KL/+/Ci//pAko2wAAAAAAAAAAAAAAAIMHIK+/Ci//vwov/78KL/+/Ci//&#13;&#10;vwov/78KL/8sAgs7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AAAAAAAAAAAAAAAAAAAAAAAAAAIFDwAg&#13;&#10;Vv8AIFb/ACBW/wAgVv8AIFb/ACBW/wAbStsAAAAAAAAAAAAAAAAAFjuvACBW/wAgVv8AIFb/ACBW&#13;&#10;/wAgVv8AIFb/AAcUOw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BRBBRsvwov/78KL/+/Ci//vwov/78KL/9uBhuT&#13;&#10;AAAAAAAAAABRBBRsvwov/78KL/+/Ci//vwov/78KL/9uBhuTAAAAAAAAAAAAAAAAAAAAAAAAAAA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AAAAAAAAAAAAAAAAAAAAsBAw+/&#13;&#10;Ci//vwov/78KL/+/Ci//vwov/78KL/+kCSjbAAAAAAAAAAAAAAAAgwcgr78KL/+/Ci//vwov/78K&#13;&#10;L/+/Ci//vwov/ywCCzs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AAAAAAAAAAAAAAAAAAAAAAAAAAAAAAAAgUP&#13;&#10;ACBW/wAgVv8AIFb/ACBW/wAgVv8AIFb/ABtK2wAAAAAAAAAAAAAAAAAWO68AIFb/ACBW/wAgVv8A&#13;&#10;IFb/ACBW/wAgVv8ABxQ7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FEEFGy/Ci//vwov/78KL/+/Ci//vwov/24G&#13;&#10;G5MAAAAAAAAAAFEEFGy/Ci//vwov/78KL/+/Ci//vwov/24GG5MAAAAAAAAAAAAAAAAAAAAA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AAAAAAAAAAAAAAAAAAAACwED&#13;&#10;D78KL/+/Ci//vwov/78KL/+/Ci//vwov/6QJKNsAAAAAAAAAAAAAAACDByCvvwov/78KL/+/Ci//&#13;&#10;vwov/78KL/+/Ci//LAILOw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AAAAAAAAAAAAAAAAAAAAAAAAAAAAAAAAC&#13;&#10;BQ8AIFb/ACBW/wAgVv8AIFb/ACBW/wAgVv8AG0rbAAAAAAAAAAAAAAAAABY7rwAgVv8AIFb/ACBW&#13;&#10;/wAgVv8AIFb/ACBW/wAHFDs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UQQUbL8KL/+/Ci//vwov/78KL/+/Ci//&#13;&#10;bgYbkwAAAAAAAAAAUQQUbL8KL/+/Ci//vwov/78KL/+/Ci//bgYbkwAAAAAAAAAAAAAAAAAAAAAA&#13;&#10;AAAA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AAAAAAAAAAAAAAAAAAAAL&#13;&#10;AQMPvwov/78KL/+/Ci//vwov/78KL/+/Ci//pAko2wAAAAAAAAAAAAAAAIMHIK+/Ci//vwov/78K&#13;&#10;L/+/Ci//vwov/78KL/8sAgs7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AAAAAAAAAAAAAAAAAAAA&#13;&#10;AAIFDwAgVv8AIFb/ACBW/wAgVv8AIFb/ACBW/wAbStsAAAAAAAAAAAAAAAAAFjuvACBW/wAgVv8A&#13;&#10;IFb/ACBW/wAgVv8AIFb/AAcUOw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BRBBRsvwov/78KL/+/Ci//vwov/78K&#13;&#10;L/9uBhuTAAAAAAAAAABRBBRsvwov/78KL/+/Ci//vwov/78KL/9uBhuTAAAAAAAAAAAAAAAAAAAA&#13;&#10;AAAAAA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AAAAAAAAAAAAAAAAAAA&#13;&#10;AAsBAw+/Ci//vwov/78KL/+/Ci//vwov/78KL/+kCSjbAAAAAAAAAAAAAAAAgwcgr78KL/+/Ci//&#13;&#10;vwov/78KL/+/Ci//vwov/ywCCzs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AAAAAAAAAAAAAAAAA&#13;&#10;AAAAAgUPACBW/wAgVv8AIFb/ACBW/wAgVv8AIFb/ABtK2wAAAAAAAAAAAAAAAAAWO68AIFb/ACBW&#13;&#10;/wAgVv8AIFb/ACBW/wAgVv8ABxQ7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FEEFGy/Ci//vwov/78KL/+/Ci//&#13;&#10;vwov/24GG5MAAAAAAAAAAFEEFGy/Ci//vwov/78KL/+/Ci//vwov/24GG5MAAAAAAAAAAAAAAAAA&#13;&#10;AAAAAAAAAA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AAAAAAAAAAAAAAAA&#13;&#10;AAAACwEDD78KL/+/Ci//vwov/78KL/+/Ci//vwov/6QJKNsAAAAAAAAAAAAAAACDByCvvwov/78K&#13;&#10;L/+/Ci//vwov/78KL/+/Ci//LAILOw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AAAAAAAAAAAAAAA&#13;&#10;AAAAAAACBQ8AIFb/ACBW/wAgVv8AIFb/ACBW/wAgVv8AG0rbAAAAAAAAAAAAAAAAABY7rwAgVv8A&#13;&#10;IFb/ACBW/wAgVv8AIFb/ACBW/wAHFDs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UQQUbL8KL/+/Ci//vwov/78K&#13;&#10;L/+/Ci//bgYbkwAAAAAAAAAAUQQUbL8KL/+/Ci//vwov/78KL/+/Ci//bgYbkwAAAAAAAAAAAAAA&#13;&#10;A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AAAAAAAAAAAA&#13;&#10;AAAAAAAAAAIFDwAgVv8AIFb/ACBW/wAgVv8AIFb/ACBW/wAbStsAAAAAAAAAAAAAAAAAFjuvACBW&#13;&#10;/wAgVv8AIFb/ACBW/wAgVv8AIFb/AAcUOw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BRBBRsvwov/78KL/+/Ci//&#13;&#10;vwov/78KL/9uBhuTAAAAAAAAAABRBBRsvwov/78KL/+/Ci//vwov/78KL/9uBhuTAAAAAAAAAAAA&#13;&#10;AAA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AAAAAAAAA&#13;&#10;AAAAAAAAAAAAAgUPACBW/wAgVv8AIFb/ACBW/wAgVv8AIFb/ABtK2wAAAAAAAAAAAAAAAAAWO68A&#13;&#10;IFb/ACBW/wAgVv8AIFb/ACBW/wAgVv8ABxQ7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FEEFGy/Ci//vwov/78K&#13;&#10;L/+/Ci//vwov/24GG5MAAAAAAAAAAFEEFGy/Ci//vwov/78KL/+/Ci//vwov/24GG5MAAAAAAAAA&#13;&#10;AAAAAA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AAAAAAA&#13;&#10;AAAAAAAAAAAAAAACBQ8AIFb/ACBW/wAgVv8AIFb/ACBW/wAgVv8AG0rbAAAAAAAAAAAAAAAAABY7&#13;&#10;rwAgVv8AIFb/ACBW/wAgVv8AIFb/ACBW/wAHFDs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AAAAkYRgAT&#13;&#10;NJkAGUTLABxM4QAaRtAAFTmoAAseWQABAgU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UNJwAZQsUAIFb/&#13;&#10;ACBW/wAgVv8AIFb/ACBW/wAgVv8AIFb/ABxK3AAJF0U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HFDsAHlHwACBW/wAg&#13;&#10;Vv8AIFb/ACBW/wAgVv8AIFb/ACBW/wAgVv8AIFb/ACBV/AANIm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BAoeAB1P6wAgVv8AIFb/&#13;&#10;ACBW/wAgVv8AIFb/ACBW/wAgVv8AIFb/ACBW/wAgVv8AIFb/ACBV/AAIFkI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VOKcAIFb/ACBW/wAg&#13;&#10;Vv8AIFb/ACBW/wAgVv8AIFb/ACBW/wAgVv8AIFb/ACBW/wAgVv8AIFb/ABtJ2AABAQQ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BAodACBW/gAgVv8AIFb/&#13;&#10;ACBW/wAgVv8AIFb/ACBW/wAgVv8AIFb/ACBW/wAgVv8AIFb/ACBW/wAgVv8AIFb/AAobU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NI2kAIFb/ACBW/wAg&#13;&#10;Vv8AIFb/ACBW/wAgVv8AIFb/ACBW/wAgVv8AIFb/ACBW/wAgVv8AIFb/ACBW/wAgVv8AFDWe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BIwjwAgVv8AIFb/&#13;&#10;ACBW/wAgVv8AIFb/ACBW/wAgVv8AIFb/ACBW/wAgVv8AIFb/ACBW/wAgVv8AIFb/ACBW/wAZQsQ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QD&#13;&#10;AAQbFQAbGxUAGwQDAA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FDWeACBW/wAg&#13;&#10;Vv8AIFb/ACBW/wAgVv8AIFb/ACBW/wAgVv8AIFb/ACBW/wAgVv8AIFb/ACBW/wAgVv8AIFb/ABpH&#13;&#10;0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g5AEi1jwC1&#13;&#10;+MQA+P/KAP//ygD/+MQA+LWPALVIOQBI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RLocAIFb/&#13;&#10;ACBW/wAgVv8AIFb/ACBW/wAgVv8AIFb/ACBW/wAgVv8AIFb/ACBW/wAgVv8AIFb/ACBW/wAgVv8A&#13;&#10;GD+8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wKAAysiACs/8oA///K&#13;&#10;AP//ygD//8oA///KAP//ygD//8oA///KAP+siACsDAoAD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ocUwAg&#13;&#10;Vv8AIFb/ACBW/wAgVv8AIFb/ACBW/wAgVv8AIFb/ACBW/wAgVv8AIFb/ACBW/wAgVv8AIFb/ACBW&#13;&#10;/wARLo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GBQAGwpoAwv/KAP//ygD/&#13;&#10;/8oA///KAP//ygD//8oA///KAP//ygD//8oA///KAP/CmgDCBgUAB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gQM&#13;&#10;AB5S8gAgVv8AIFb/ACBW/wAgVv8AIFb/ACBW/wAgVv8AIFb/ACBW/wAgVv8AIFb/ACBW/wAgVv8A&#13;&#10;IFb/AAYRM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IZqAIb/ygD//8oA///K&#13;&#10;AP//ygD//8oA///KAP//ygD//8oA///KAP//ygD//8oA///KAP+GagCG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ECp8ACBW/wAgVv8AIFb/ACBW/wAgVv8AIFb/ACBW/wAgVv8AIFb/ACBW/wAgVv8AIFb/ACBW&#13;&#10;/wAWO7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UEAAU98QA9//KAP//ygD/&#13;&#10;/8oA///KAP//ygD//8oA///KAP//ygD//8oA///KAP//ygD//8oA//bDAPYUEAAU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BAgYAGELDACBW/wAgVv8AIFb/ACBW/wAgVv8AIFb/ACBW/wAgVv8AIFb/ACBW/wAgVv8A&#13;&#10;HU3lAAMIG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JOAGL/ygD//8oA///K&#13;&#10;AP//ygD//8oA///KAP//ygD//8oA///KAP//ygD//8oA///KAP//ygD//8oA/2JOAGI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CBhMAGEHBACBW/wAgVv8AIFb/ACBW/wAgVv8AIFb/ACBW/wAgVv8AIFb/ABxL&#13;&#10;3gAFDis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knQAkv/KAP//ygD/&#13;&#10;/8oA///KAP//ygD//8oA///KAP//ygD//8oA///KAP//ygD//8oA///KAP//ygD/knQAk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BAgUADyh2AB5Q7gAgVv8AIFb/ACBW/wAgVv8AIFb/AB9U+QASMZIA&#13;&#10;AgYS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kggCk/8oA///K&#13;&#10;AP//ygD//8oA///KAP//ygD//8oA///KAP//ygD//8oA///KAP//ygD//8oA///KAP+jgQCj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AAAAQIHAAkZSQAPKXsAEjGRABArgAALHlgAAgUQ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I5wAI7/ygD/&#13;&#10;/8oA///KAP//ygD//8oA///KAP//ygD//8oA///KAP//ygD//8oA///KAP//ygD//8oA/45wAI4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V0UAV//K&#13;&#10;AP//ygD//8oA///KAP//ygD//8oA///KAP//ygD//8oA///KAP//ygD//8oA///KAP//ygD/VkQA&#13;&#10;V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QEEAAQLIAAHFDoACRhIAAscVAAJGUsACBU9AAUN&#13;&#10;JgABAwk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NCgAN&#13;&#10;7rwA7v/KAP//ygD//8oA///KAP//ygD//8oA///KAP//ygD//8oA///KAP//ygD//8oA/+68AO4M&#13;&#10;CgAM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IEDQALHloAEzSaABtJ1wAgVf0AIFb/ACBW/wAgVv8AIFb/ACBW/wAgVv8A&#13;&#10;IFb/ACBW/wAcTOEAFDWcAAsdVQABBAs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uVwBu/8oA///KAP//ygD//8oA///KAP//ygD//8oA///KAP//ygD//8oA///KAP//ygD/blcA&#13;&#10;b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cTOQAVOakAH1P2ACBW/wAgVv8AIFb/ACBW/wAgVv8AIFb/ACBW/wAgVv8AIFb/ACBW&#13;&#10;/wAgVv8AIFb/ACBW/wAgVv8AIFb/AB9T9QAVOagACB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mgwCm/8oA///KAP//ygD//8oA///KAP//ygD//8oA///KAP//ygD//8oA/6aDAKY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cSNgAYQcEAIFb/ACBW/wAgVv8AIFb/ACBW/wAgVv8AIFb/ACBW/wAgVv8AIFb/ACBW/wAgVv8A&#13;&#10;IFb/ACBW/wAgVv8AIFb/ACBW/wAgVv8AIFb/ACBW/wAgVv8AGkbPAAoaT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HawCH+8cA+//KAP//ygD//8oA///KAP//ygD//8oA//vHAPuHawCH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EECwAT&#13;&#10;NJoAIFb+ACBW/wAgVv8AIFb/ACBW/wAgVv8AIFb/ACBW/wAgVv8AIFb/ACBW/wAgVv8AIFb/ACBW&#13;&#10;/wAgVv8AIFb/ACBW/wAgVv8AIFb/ACBW/wAgVv8AIFb/ACBW/wAgVv8AIFb/ABc+uAAEDCM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nHwAnkHIAkNapANb1wgD19cIA9dapANaQcgCQJx8AJ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QMAGELD&#13;&#10;ACBW/wAgVv8AIFb/ACBW/wAgVv8AIFb/ACBW/wAgVv8AIFb/ACBW/wAgVv8AIFb/ACBW/wAgVv8A&#13;&#10;IFb/ACBW/wAgVv8AIFb/ACBW/wAgVv8AIFb/ACBW/wAgVv8AIFb/ACBW/wAgVv8AIFb/AB5Q7AAE&#13;&#10;Ch0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sdVgAg&#13;&#10;Vv8AIFb/ACBW/wAgVv8AIFb/ACBW/wAgVv8AIFb/ACBW/wAgVv8AIFb/ACBW/wAgVv8AIFb/ACBW&#13;&#10;/wAgVv8AIFb/ACBW/wAgVv8AIFb/ACBW/wAgVv8AIFb/ACBW/wAgVv8AIFb/ACBW/wAgVv8AIFb/&#13;&#10;ABIvj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GBQAGEg4AEhIOABIGBQAG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FTim&#13;&#10;ACBW/wAgVv8AIFb/ACBW/wAgVv8AIFb/ACBW/wAgVv8AIFb/ACBW/wAgVv8AIFb/ACBW/wAgVv8A&#13;&#10;IFb/ACBW/wAgVv8AIFb/ACBW/wAgVv8AIFb/ACBW/wAgVv8AIFb/ACBW/wAgVv8AIFb/ACBW/wAg&#13;&#10;Vv8AG0nZ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YEwAYWUcAWZN0AJPEmwDE6bkA6f/KAP//ygD//8oA///KAP/tvADtzKEA&#13;&#10;zKKAAKJ4XwB4QzUAQwMCAAM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8MAA9xWQBxxp0Axv7JAP7/ygD//8oA///KAP//ygD//8oA///KAP//ygD//8oA///KAP//&#13;&#10;ygD//8oA///KAP//ygD/6LgA6I9xAI8iGwAi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8M&#13;&#10;AA+KbQCK8sAA8v/KAP//ygD//8oA///KAP//ygD//8oA///KAP//ygD//8oA///KAP//ygD//8oA&#13;&#10;///KAP//ygD//8oA///KAP//ygD//8oA//zIAPyohQCoIhsAIgAAAAAAAAAAAAAAAA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aRwBa&#13;&#10;6LgA6P/KAP//ygD//8oA///KAP//ygD//8oA///KAP//ygD//8oA///KAP//ygD//8oA///KAP//&#13;&#10;ygD//8oA///KAP//ygD//8oA///KAP//ygD//8oA///KAP/4xAD4g2gAgwUEAAUAAAAAAAAAA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LCQALoYAAof/K&#13;&#10;AP//ygD//8oA///KAP//ygD//8oA///KAP//ygD//8oA///KAP//ygD//8oA///KAP//ygD//8oA&#13;&#10;///KAP//ygD//8oA///KAP//ygD//8oA///KAP//ygD//8oA///KAP//ygD/yZ8AyR8ZAB8AAAAA&#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LiSALj/ygD/&#13;&#10;/8oA///KAP//ygD//8oA///KAP//ygD//8oA///KAP//ygD//8oA///KAP//ygD//8oA///KAP//&#13;&#10;ygD//8oA///KAP//ygD//8oA///KAP//ygD//8oA///KAP//ygD//8oA///KAP//ygD/1KgA1AcG&#13;&#10;AAc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KOwBK/8oA///K&#13;&#10;AP//ygD//8oA///KAP//ygD//8oA///KAP//ygD//8oA///KAP//ygD//8oA///KAP//ygD//8oA&#13;&#10;///KAP//ygD//8oA///KAP//ygD//8oA///KAP//ygD//8oA///KAP//ygD//8oA///KAP//ygD/&#13;&#10;XEkAXAAAAAA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J59AJ7/ygD/&#13;&#10;/8oA///KAP//ygD//8oA///KAP//ygD//8oA///KAP//ygD//8oA///KAP//ygD//8oA///KAP//&#13;&#10;ygD//8oA///KAP//ygD//8oA///KAP//ygD//8oA///KAP//ygD//8oA///KAP//ygD//8oA///K&#13;&#10;AP+qhwCqAAAAAA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260A2//K&#13;&#10;AP//ygD//8oA///KAP//ygD//8oA///KAP//ygD//8oA///KAP//ygD//8oA///KAP//ygD//8oA&#13;&#10;///KAP//ygD//8oA///KAP//ygD//8oA///KAP//ygD//8oA///KAP//ygD//8oA///KAP//ygD/&#13;&#10;/8oA/+a2AOYAAAAA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BgTABj/ygD/&#13;&#10;/8oA///KAP//ygD//8oA///KAP//ygD//8oA///KAP//ygD//8oA///KAP//ygD//8oA///KAP//&#13;&#10;ygD//8oA///KAP//ygD//8oA///KAP//ygD//8oA///KAP//ygD//8oA///KAP//ygD//8oA///K&#13;&#10;AP//ygD//8oA/yMcACM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VUMAVf/K&#13;&#10;AP//ygD//8oA///KAP//ygD//8oA///KAP//ygD//8oA///KAP//ygD//8oA///KAP//ygD//8oA&#13;&#10;///KAP//ygD//8oA///KAP//ygD//8oA///KAP//ygD//8oA///KAP//ygD//8oA///KAP//ygD/&#13;&#10;/8oA///KAP//ygD/YEwAYA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SdACS&#13;&#10;/8oA///KAP//ygD//8oA///KAP//ygD//8oA///KAP//ygD//8oA///KAP//ygD//8oA///KAP//&#13;&#10;ygD//8oA///KAP//ygD//8oA///KAP//ygD//8oA///KAP//ygD//8oA///KAP//ygD//8oA///K&#13;&#10;AP//ygD//8oA///KAP+dfACd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k&#13;&#10;AM//ygD//8oA///KAP//ygD//8oA///KAP//ygD//8oA///KAP//ygD//8oA///KAP//ygD//8oA&#13;&#10;///KAP//ygD//8oA///KAP//ygD//8oA///KAP//ygD//8oA///KAP//ygD//8oA///KAP//ygD/&#13;&#10;/8oA///KAP//ygD//8oA/9qtANo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OCwAO&#13;&#10;/cgA/f/KAP//ygD//8oA///KAP//ygD//8oA///KAP//ygD//8oA///KAP//ygD//8oA///KAP//&#13;&#10;ygD//8oA///KAP//ygD//8oA///KAP//ygD//8oA///KAP//ygD//8oA///KAP//ygD//8oA///K&#13;&#10;AP//ygD//8oA///KAP//ygD//8oA/xcSABc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Eg5&#13;&#10;AEj/ygD//8oA///KAP//ygD//8oA///KAP//ygD//8oA///KAP//ygD//8oA///KAP//ygD//8oA&#13;&#10;///KAP//ygD//8oA///KAP//ygD//8oA///KAP//ygD//8oA///KAP//ygD//8oA///KAP//ygD/&#13;&#10;/8oA///KAP//ygD//8oA///KAP//ygD/VEIAV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hWkAhf/KAP//ygD//8oA///KAP//ygD//8oA///KAP/ktQDk/8oA///KAP//ygD//8oA///KAP//&#13;&#10;ygD//8oA///KAP//ygD//8oA///KAP//ygD//8oA///KAP//ygD//8oA///KAP//ygD/2KsA2P/K&#13;&#10;AP//ygD//8oA///KAP//ygD//8oA///KAP+RcwCR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CmgDC/8oA///KAP//ygD//8oA///KAP//ygD//skA/qiFAKj/ygD//8oA///KAP//ygD//8oA&#13;&#10;///KAP//ygD//8oA///KAP//ygD//8oA///KAP//ygD//8oA///KAP//ygD//8oA///KAP+gfwCg&#13;&#10;+sYA+v/KAP//ygD//8oA///KAP//ygD//8oA/86jAM4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wYAB/fEAPf/ygD//8oA///KAP//ygD//8oA///KAP/SpgDSlXYAlf/KAP//ygD//8oA///KAP//&#13;&#10;ygD//8oA///KAP//ygD//8oA///KAP//ygD//8oA///KAP//ygD//8oA///KAP//ygD//8oA/5V2&#13;&#10;AJXGnQDG/8oA///KAP//ygD//8oA///KAP//ygD//MgA/A0KAA0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8MAA8/8oA///KAP//ygD//8oA///KAP//ygD//8oA/5R1AJSVdgCV/8oA///KAP//ygD//8oA&#13;&#10;///KAP//ygD//8oA///KAP//ygD//8oA///KAP//ygD//8oA///KAP//ygD//8oA///KAP//ygD/&#13;&#10;lXYAlYhsAIj/ygD//8oA///KAP//ygD//8oA///KAP//ygD/RzgARw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HlgAHn/ygD//8oA///KAP//ygD//8oA///KAP//ygD/VUMAVZV2AJX/ygD//8oA///KAP//&#13;&#10;ygD//8oA///KAP//ygD//8oA///KAP//ygD//8oA///KAP//ygD//8oA///KAP//ygD//8oA///K&#13;&#10;AP+VdgCVSToASf/KAP//ygD//8oA///KAP//ygD//8oA///KAP+EaQCE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&#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AAAAAAAAAAAA&#13;&#10;AAAAAAAAAAAAAAAAAAAAAAAAAAAAAAAAAAAAAAAAAAAAAAAAAAAAAAAAAAAAAAAAAAAAAAAAAAAA&#13;&#10;AIBlAID/ygD//8oA///KAP//ygD//8oA/4BlAIAAAAAAAAAAAIBlAID/ygD//8oA///KAP//ygD/&#13;&#10;/8oA/4BlAI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AAAAAAAAA&#13;&#10;AAAAAAAAAAAAAAAAAAAAAAAAAAAAAAAAAAAAAAAAAAAAAAAAAAAAAAAAAAAAAAAAAAAAAAAAAAAA&#13;&#10;AAAAgGUAgP/KAP//ygD//8oA///KAP//ygD/gGUAgAAAAAAAAAAAgGUAgP/KAP//ygD//8oA///K&#13;&#10;AP//ygD/gGUAg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AAAAAA&#13;&#10;AAAAAAAAAAAAAAAAAAAAAAAAAAAAAAAAAAAAAAAAAAAAAAAAAAAAAAAAAAAAAAAAAAAAAAAAAAAA&#13;&#10;AAAAAACAZQCA/8oA///KAP//ygD//8oA///KAP+AZQCAAAAAAAAAAACAZQCA/8oA///KAP//ygD/&#13;&#10;/8oA///KAP+AZQC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AAAAAAAAAAAAAAAAAAAAAAAAAAAAAAAAAAAAAAAAAAAAAAAAAAAAAAAAAAAAAAAAAAAAA&#13;&#10;AAAAAAAAAIBlAID/ygD//8oA///KAP//ygD//8oA/4BlAIAAAAAAAAAAAIBlAID/ygD//8oA///K&#13;&#10;AP//ygD//8oA/4BlAI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AAAAAAAAAAAAAAAAAAAAAAAAAAAAAAAAAAAAAAAAAAAAA&#13;&#10;AAAAAAAAAAAAgGUAgP/KAP//ygD//8oA///KAP//ygD/gGUAgAAAAAAAAAAAgGUAgP/KAP//ygD/&#13;&#10;/8oA///KAP//ygD/gGUAg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AAAAAAAAAAAAAAAAAAAAAAAAAAAAAAAAAAAAAAAAAA&#13;&#10;AAAAAAAAAAAAAACAZQCA/8oA///KAP//ygD//8oA///KAP+AZQCAAAAAAAAAAACAZQCA/8oA///K&#13;&#10;AP//ygD//8oA///KAP+AZQC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D/AAAA/w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AAAAAAAAAAAAAAAAAAAAAAAAAAAAAAAAAAAAAAA&#13;&#10;AAAAAAAAAAAAAAAAAIBlAID/ygD//8oA///KAP//ygD//8oA/4BlAIAAAAAAAAAAAIBlAID/ygD/&#13;&#10;/8oA///KAP//ygD//8oA/4BlAI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P8AAAD/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DiRsACBW/wAgVv8AIFb/ACBW/wAgVv8AEjKTAAAA&#13;&#10;AAAAAAAADiRsACBW/wAgVv8AIFb/ACBW/wAgVv8AEjKTAAAAAAAAAAAAAAAAAAAAAA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AAAAAAAAAAAAAAAAAAAAAAAAAAAAAAAAAAAAA&#13;&#10;AAAAAAAAAAAAAAAAAAAAgGUAgP/KAP//ygD//8oA///KAP//ygD/gGUAgAAAAAAAAAAAgGUAgP/K&#13;&#10;AP//ygD//8oA///KAP//ygD/gGUAg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wAAAP8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OJGwAIFb/ACBW/wAgVv8AIFb/ACBW/wASMpMA&#13;&#10;AAAAAAAAAAAOJGwAIFb/ACBW/wAgVv8AIFb/ACBW/wASMpMAAAAAAAAAAAAAAAAAAAAA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AAAAAAAAAAAAAAAAAAAAAAAAAAAAAAAAAA&#13;&#10;AAAAAAAAAAAAAAAAAAAAAACAZQCA/8oA///KAP//ygD//8oA///KAP+AZQCAAAAAAAAAAACAZQCA&#13;&#10;/8oA///KAP//ygD//8oA///KAP+AZQC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D/AAAA/w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AAAAAAAAAAAAAAAAAAAAAAAAAAAAAAA&#13;&#10;AAAAAAAAAAAAAAAAAAAAAAAAAIBlAID/ygD//8oA///KAP//ygD//8oA/4BlAIAAAAAAAAAAAIBl&#13;&#10;AID/ygD//8oA///KAP//ygD//8oA/4BlAIAAAAAAAAAAAAAAAAAAAAAA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P8AAAD/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AAAAAAAAAAAAAAAAAAAAAAAAAAAAA&#13;&#10;AAAAAAAAAAAAAAAAAAAAAAAAAAAAgGUAgP/KAP//ygD//8oA///KAP//ygD/gGUAgAAAAAAAAAAA&#13;&#10;gGUAgP/KAP//ygD//8oA///KAP//ygD/gGUAgAAAAAAAAAAAAAAAAAAAAAA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wAAAP8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AAAAAAAAAAAAAAAAAAAAAAAAAA&#13;&#10;AAAAAAAAAAAAAAAAAAAAAAAAAAAAAACAZQCA/8oA///KAP//ygD//8oA///KAP+AZQCAAAAAAAAA&#13;&#10;AACAZQCA/8oA///KAP//ygD//8oA///KAP+AZQCAAAAAAAAAAAAAAAAAAAAAAA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D/AAAA/w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AAAAAAAAAAAAAAAAAAAAAAA&#13;&#10;AAAAAAAAAAAAAAAAAAAAAAAAAAAAAAAAAIBlAID/ygD//8oA///KAP//ygD//8oA/4BlAIAAAAAA&#13;&#10;AAAAAIBlAID/ygD//8oA///KAP//ygD//8oA/4BlAIAAAAAAAAAAAAAAAAAAAAAA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P8AAAD/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AAAAAAAAAAAAAAAAAAAAA&#13;&#10;AAAAAAAAAAAAAAAAAAAAAAAAAAAAAAAAAAAAgGUAgP/KAP//ygD//8oA///KAP//ygD/gGUAgAAA&#13;&#10;AAAAAAAAgGUAgP/KAP//ygD//8oA///KAP//ygD/gGUAgAAAAAAAAAAAAAAAAAAAAAA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AAAAAAAAAAAAAAAAAA&#13;&#10;AAAAAAAAAAAAAAAAAAAAAAAAAAAAAAAAAAAAAACAZQCA/8oA///KAP//ygD//8oA///KAP+AZQCA&#13;&#10;AAAAAAAAAACAZQCA/8oA///KAP//ygD//8oA///KAP+AZQCAAAAAAAAAAAAAAAAAAAAAAA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AAAAAAAAAAAAAAA&#13;&#10;AAAAAAAAAAAAAAAAAAAAAAAAAAAAAAAAAAAAAAAAAIBlAID/ygD//8oA///KAP//ygD//8oA/4Bl&#13;&#10;AIAAAAAAAAAAAIBlAID/ygD//8oA///KAP//ygD//8oA/4BlAIAAAAAAAAAAAAAAAAAAAAAA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AAAAAAAAAAAAA&#13;&#10;AAAAAAAAAAAAAAAAAAAAAAAAAAAAAAAAAAAAAAAAAAAAgGUAgP/KAP//ygD//8oA///KAP//ygD/&#13;&#10;gGUAgAAAAAAAAAAAgGUAgP/KAP//ygD//8oA///KAP//ygD/gGUAgAAAAAAAAAAAAAAAAAAAAAA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AAAAAAAAAA&#13;&#10;AAAAAAAAAAAAAAAAAAAAAAAAAAAAAAAAAAAAAAAAAAAAAACAZQCA/8oA///KAP//ygD//8oA///K&#13;&#10;AP+AZQCAAAAAAAAAAACAZQCA/8oA///KAP//ygD//8oA///KAP+AZQCAAAAAAAAAAAAAAAAAAAAA&#13;&#10;AA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AAAAAAA&#13;&#10;AAAAAAAAAAAAAAAAAAAAAAAAAAAAAAAAAAAAAAAAAAAAAAAAAIBlAID/ygD//8oA///KAP//ygD/&#13;&#10;/8oA/4BlAIAAAAAAAAAAAIBlAID/ygD//8oA///KAP//ygD//8oA/4BlAIAAAAAAAAAAAAAAAAAA&#13;&#10;AAAA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AAAAA&#13;&#10;AAAAAAAAAAAAAAAAAAAAAAAAAAAAAAAAAAAAAAAAAAAAAAAAAAAAgGUAgP/KAP//ygD//8oA///K&#13;&#10;AP//ygD/gGUAgAAAAAAAAAAAgGUAgP/KAP//ygD//8oA///KAP//ygD/gGUAgAAAAAAAAAAAAAAA&#13;&#10;AAAAAAA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AA&#13;&#10;AAAAAAAAAAAAAAAAAAAAAAAAAAAAAAAAAAAAAAAAAAAAAAAAAAAAAACAZQCA/8oA///KAP//ygD/&#13;&#10;/8oA///KAP+AZQCAAAAAAAAAAACAZQCA/8oA///KAP//ygD//8oA///KAP+AZQCAAAAAAAAAAAAA&#13;&#10;AAAAAAAAAA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D/AAAA/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P8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wAAAP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D/AAAA/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P8AAAD/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wAAAP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AAAP8AAAAAAAAAAAAAAAAA&#13;&#10;AAAAAAAAAAAAAAAAAAAAAAAAAAAAAAAAAAAAAAAAAAAAAAAAAAAAAAAAAAAAAAAAAAAAAAAAAAAA&#13;&#10;AAAAAAAAAAAAAAAAAAAAAAAAAAAAAAAAAAAAAAAAAAAAAAAAAAAAAAAAAAAAAAAAAAAAAAAAAAAA&#13;&#10;AAAAAAAAAAAAAAAAAAAAAAAAAAAAAAAAAAAAAAAAAAAAAAAAAAAAAAAAAAAA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AAA/wAAAAAAAAAAAAAA&#13;&#10;AAAAAAAAAAAAAAAAAAAAAAAAAAAAAAAAAAAAAAAAAAAAAAAAAAAAAAAAAAAAAAAAAAAAAAAAAAAA&#13;&#10;AAAAAAAAAAAAAAAAAAAAAAAAAAAAAAAAAAAAAAAAAAAAAAAAAAAAAAAAAAAAAAAAAAAAAAAAAAAA&#13;&#10;AAAAAAAAAAAAAAAAAAAAAAAAAAAAAAAAAAAAAAAAAAAAAAAAAAAAAAAAAAAAAAA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DCBgAAwgYAAMIGAADCBgAAUMJQAAAAAABQ0mAAwgYAAMIGAADCBgAAwg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P8AAAD/AAAAAA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P8AAAD/AAAAAAAAAAAA&#13;&#10;AAAAAAAAAAAAAAAAAAAAAAAAAAAAAAAAAAAAAAAAAAAAAAAAAAAAAAAAAAAAAAAAAAAAAAAAAAAA&#13;&#10;AAAAAAAAAAAAAAAAAAAAAAAAAAAAAAAAAAAAAAAAAAAAAAAAAAAAAAAAAAAAAAAAAAAAAAAAAAAA&#13;&#10;AAAAAAAAAAAAAAAAAAAAAAAAAAAAAAAAAAAAAAAAAAAAAAAAAAAAAAAAAAAAAAAAAA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AA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AAAP8AAAAAAAAA&#13;&#10;AAAAAAAAAAAAAAAAAAAAAAAAAAAAAAAAAAAAAAAAAAAAAAAAAAAAAAAAAAAAAAAAAAAAAAAAAAAA&#13;&#10;AAAAAAAAAAAAAAAAAAAAAAAAAAAAAAAAAAAAAAAAAAAAAAAAAAAAAAAAAAAAAAAAAAAAAAAAAAAA&#13;&#10;AAAAAAAAAAAAAAAAAAAAAAAAAAAAAAAAAAAAAAAAAAAAAAAAAAAAAAAAAAAAAAAAAAAAAAAAAAAA&#13;&#10;AP8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AA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D/AAAA/wAAAAAA&#13;&#10;AAAAAAAAAAAAAAAAAAAAAAAAAAAAAAAAAAAAAAAAAAAAAAAAAAAAAAAAAAAAAAAAAAAAAAAAAAAA&#13;&#10;AAAAAAAAAAAAAAAAAAAAAAAAAAAAAAAAAAAAAAAAAAAAAAAAAAAAAAAAAAAAAAAAAAAAAAAAAAAA&#13;&#10;AAAAAAAAAAAAAAAAAAAAAAAAAAAAAAAAAAAAAAAAAAAAAAAAAAAAAAAAAAAAAAAAAAAAAAAAAAAA&#13;&#10;AAAA/wAAAP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AAAAAP8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P8AAAD/AAAA&#13;&#10;AAAAAAAAAAAAAAAAAAAAAAAAAAAAAAAAAAAAAAAAAAAAAAAAAAAAAAAAAAAAAAAAAAAAAAAAAAAA&#13;&#10;AAAAAAAAAAAAAAAAAAAAAAAAAAAAAAAAAAAAAAAAAAAAAAAAAAAAAAAAAAAAAAAAAAAAAAAAAAAA&#13;&#10;AAAAAAAAAAAAAAAAAAAAAAAAAAAAAAAAAAAAAAAAAAAAAAAAAAAAAAAAAAAAAAAAAAAAAAAAAAAA&#13;&#10;AAAAAAD/AAAA/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AAAAAA/wAAAP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P8A&#13;&#10;AAAAAAAAAAAAAAAAAAAAAAAAAAAAAAAAAAAAAAAAAAAAAAAAAAAAAAAAAAAAAAAAAAAAAAAAAAAA&#13;&#10;AAAAAAAAAAAAAAAAAAAAAAAAAAAAAAAAAAAAAAAAAAAAAAAAAAAAAAAAAAAAAAAAAAAAAAAAAAAA&#13;&#10;AAAAAAAAAAAAAAAAAAAAAAAAAAAAAAAAAAAAAAAAAAAAAAAAAAAAAAAAAAAAAAAAAAAAAAAAAAAA&#13;&#10;AAAAAAAAAP8AAAD/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AAAAAD/AAAA/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AAAA&#13;&#10;/wAAAAAAAAAAAAAAAAAAAAAAAAAAAAAAAAAAAAAAAAAAAAAAAAAAAAAAAAAAAAAAAAAAAAAAAAAA&#13;&#10;AAAAAAAAAAAAAAAAAAAAAAAAAAAAAAAAAAAAAAAAAAAAAAAAAAAAAAAAAAAAAAAAAAAAAAAAAAAA&#13;&#10;AAAAAAAAAAAAAAAAAAAAAAAAAAAAAAAAAAAAAAAAAAAAAAAAAAAAAAAAAAAAAAAAAAAAAAAAAAAA&#13;&#10;AAAAAAAAAAAA/wAAAP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AAAAAP8AAAD/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P8A&#13;&#10;AAD/AAAAAAAAAAAAAAAAAAAAAAAAAAAAAAAAAAAAAAAAAAAAAAAAAAAAAAAAAAAAAAAAAAAAAAAA&#13;&#10;AAAAAAAAAAAAAAAAAAAAAAAAAAAAAAAAAAAAAAAAAAAAAAAAAAAAAAAAAAAAAAAAAAAAAAAAAAAA&#13;&#10;AAAAAAAAAAAAAAAAAAAAAAAAAAAAAAAAAAAAAAAAAAAAAAAAAAAAAAAAAAAAAAAAAAAAAAAAAAAA&#13;&#10;AAAAAAAAAAAAAAD/AAAA/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AAAAAA/wAAAP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wAAAP8AAAAAAAAAAAAAAAAAAAAAAAAAAAAAAAAAAAAAAAAAAAAAAAAAAAAAAAAAAAAAAAAAAAAA&#13;&#10;AAAAAAAAAAAAAAAAAAAAAAAAAAAAAAAAAAAAAAAAAAAAAAAAAAAAAAAAAAAAAAAAAAAAAAAAAAAA&#13;&#10;AAAAAAAAAAAAAAAAAAAAAAAAAAAAAAAAAAAAAAAAAAAAAAAAAAAAAAAAAAAAAAAAAAAAAAAAAAAA&#13;&#10;AAAAAAAAAAAAAAAAAP8AAAD/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AAAAAD/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AAA/wAAAAAAAAAAAAAAAAAAAAAAAAAAAAAAAAAAAAAAAAAAAAAAAAAAAAAAAAAAAAAAAAAA&#13;&#10;AAAAAAAAAAAAAAAAAAAAAAAAAAAAAAAAAAAAAAAAAAAAAAAAAAAAAAAAAAAAAAAAAAAAAAAAAAAA&#13;&#10;AAAAAAAAAAAAAAAAAAAAAAAAAAAAAAAAAAAAAAAAAAAAAAAAAAAAAAAAAAAAAAAAAAAAAAAAAAAA&#13;&#10;AAAAAAAAAAAAAAAAAAAA/wAAAP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AAAAAP8AAA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P8AAAD/AAAAAAAAAAAAAAAAAAAAAAAAAAAAAAAAAAAAAAAAAAAAAAAAAAAAAAAAAAAAAAAA&#13;&#10;AAAAAAAAAAAAAAAAAAAAAAAAAAAAAAAAAAAAAAAAAAAAAAAAAAAAAAAAAAAAAAAAAAAAAAAAAAAA&#13;&#10;AAAAAAAAAAAAAAAAAAAAAAAAAAAAAAAAAAAAAAAAAAAAAAAAAAAAAAAAAAAAAAAAAAAAAAAAAAAA&#13;&#10;AAAAAAAAAAAAAAAAAAAAAAD/AAAA/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AAAAAA/wAAAP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AAAP8AAAAAAAAAAAAAAAAAAAAAAAAAAAAAAAAAAAAAAAAAAAAAAAAAAAAAAAAAAAAA&#13;&#10;AAAAAAAAAAAAAAAAAAAAAAAAAAAAAAAAAAAAAAAAAAAAAAAAAAAAAAAAAAAAAAAAAAAAAAAAAAAA&#13;&#10;AAAAAAAAAAAAAAAAAAAAAAAAAAAAAAAAAAAAAAAAAAAAAAAAAAAAAAAAAAAAAAAAAAAAAAAAAAAA&#13;&#10;AAAAAAAAAAAAAAAAAAAAAAAAAP8AAAD/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AA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AAAA/wAAAAAAAAAAAAAAAAAAAAAAAAAAAAAAAAAAAAAAAAAAAAAAAAAAAAAAAAAA&#13;&#10;AAAAAAAAAAAAAAAAAAAAAAAAAAAAAAAAAAAAAAAAAAAAAAAAAAAAAAAAAAAAAAAAAAAAAAAAAAAA&#13;&#10;AAAAAAAAAAAAAAAAAAAAAAAAAAAAAAAAAAAAAAAAAAAAAAAAAAAAAAAAAAAAAAAAAAAAAAAAAAAA&#13;&#10;AAAAAAAAAAAAAAAAAAAAAAAAAAAA/wAAAP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AA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8AAAD/AAAAAAAAAAAAAAAAAAAAAAAAAAAAAAAAAAAAAAAAAAAAAAAAAAAAAAAA&#13;&#10;AAAAAAAAAAAAAAAAAAAAAAAAAAAAAAAAAAAAAAAAAAAAAAAAAAAAAAAAAAAAAAAAAAAAAAAAAAAA&#13;&#10;AAAAAAAAAAAAAAAAAAAAAAAAAAAAAAAAAAAAAAAAAAAAAAAAAAAAAAAAAAAAAAAAAAAAAAAAAAAA&#13;&#10;AAAAAAAAAAAAAAAAAAAAAAAAAAAAAAD/AAAA/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AA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wAAAP8AAAAAAAAAAAAAAAAAAAAAAAAAAAAAAAAAAAAAAAAAAAAAAAAAAAAA&#13;&#10;AAAAAAAAAAAAAAAAAAAAAAAAAAAAAAAAAAAAAAAAAAAAAAAAAAAAAAAAAAAAAAAAAAAAAAAAAAAA&#13;&#10;AAAAAAAAAAAAAAAAAAAAAAAAAAAAAAAAAAAAAAAAAAAAAAAAAAAAAAAAAAAAAAAAAAAAAAAAAAAA&#13;&#10;AAAAAAAAAAAAAAAAAAAAAAAAAAAAAAAAAP8AAAD/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AA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AAAA/wAAAAAAAAAAAAAAAAAAAAAAAAAAAAAAAAAAAAAAAAAAAAAAAAAA&#13;&#10;AAAAAAAAAAAAAAAAAAAAAAAAAAAAAAAAAAAAAAAAAAAAAAAAAAAAAAAAAAAAAAAAAAAAAAAAAAAA&#13;&#10;AAAAAAAAAAAAAAAAAAAAAAAAAAAAAAAAAAAAAAAAAAAAAAAAAAAAAAAAAAAAAAAAAAAAAAAAAAAA&#13;&#10;AAAAAAAAAAAAAAAAAAAAAAAAAAAAAAAAAAAA/wAAAP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AA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AAAAAAAAAAAAAAAAAAAAAAAAAAAAAAAAAAAAAAAAAAAA&#13;&#10;AAAAAAAAAAAAAAAAAAAAAAAAAAAAAAAAAAAAAAAAAAAAAAAAAAAAAAAAAAAAAAAAAAAAAAAAAAAA&#13;&#10;AAAAAAAAAAAAAAAAAAAAAAAAAAAAAAAAAAAAAAAAAAAAAAAAAAAAAAAAAAAAAAAAAAAAAAAAAAAA&#13;&#10;AAAAAAAAAAAAAAAAAAAAAAAAAAAAAAAAAAA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AA&#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AAAAAAAAAAAAAAAAAAAAAAAAAAAAAAAAAAAAAAAAAA&#13;&#10;AAAAAAAAAAAAAAAAAAAAAAAAAAAAAAAAAAAAAAAAAAAAAAAAAAAAAAAAAAAAAAAAAAAAAAAAAAAA&#13;&#10;AAAAAAAAAAAAAAAAAAAAAAAAAAAAAAAAAAAAAAAAAAAAAAAAAAAAAAAAAAAAAAAAAAAAAAAAAAAA&#13;&#10;AAAAAAAAAAAAAAAAAAAAAAAAAAAAAAAAAAAAAA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top:23050;width:31502;height:14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">
                  <v:imagedata r:id="rId17" o:title="A picture containing text&#10;&#10;Description automatically generated"/>
                </v:shape>
                <v:shape id="Text Box 6" o:spid="_x0000_s1029" type="#_x0000_t202" style="position:absolute;left:32829;top:1016;width:28499;height:169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" fillcolor="white [3201]" stroked="f" strokeweight=".5pt">
                  <v:textbox>
                    <w:txbxContent>
                      <w:p w14:paraId="6DDBD481" w14:textId="77777777" w:rsidR="00062F2A" w:rsidRPr="00207830" w:rsidRDefault="00062F2A" w:rsidP="00062F2A">
                        <w:pPr>
                          <w:jc w:val="both"/>
                          <w:rPr>
                            <w:rFonts w:ascii="Century" w:hAnsi="Century" w:cs="Arial"/>
                            <w:sz w:val="20"/>
                            <w:szCs w:val="20"/>
                          </w:rPr>
                        </w:pPr>
                        <w:r w:rsidRPr="00207830">
                          <w:rPr>
                            <w:rFonts w:ascii="Century" w:hAnsi="Century" w:cs="Arial"/>
                            <w:sz w:val="20"/>
                            <w:szCs w:val="20"/>
                          </w:rPr>
                          <w:t xml:space="preserve">In </w:t>
                        </w:r>
                        <w:r w:rsidRPr="00207830">
                          <w:rPr>
                            <w:rFonts w:ascii="Century" w:hAnsi="Century" w:cs="Arial"/>
                            <w:i/>
                            <w:iCs/>
                            <w:sz w:val="20"/>
                            <w:szCs w:val="20"/>
                          </w:rPr>
                          <w:t>static microsimulations</w:t>
                        </w:r>
                        <w:r w:rsidRPr="00207830">
                          <w:rPr>
                            <w:rFonts w:ascii="Century" w:hAnsi="Century" w:cs="Arial"/>
                            <w:sz w:val="20"/>
                            <w:szCs w:val="20"/>
                          </w:rPr>
                          <w:t xml:space="preserve">, the beginning and ending dataset contain the same number of people. The distribution of characteristics </w:t>
                        </w:r>
                        <w:proofErr w:type="gramStart"/>
                        <w:r w:rsidRPr="00207830">
                          <w:rPr>
                            <w:rFonts w:ascii="Century" w:hAnsi="Century" w:cs="Arial"/>
                            <w:sz w:val="20"/>
                            <w:szCs w:val="20"/>
                          </w:rPr>
                          <w:t>do</w:t>
                        </w:r>
                        <w:proofErr w:type="gramEnd"/>
                        <w:r w:rsidRPr="00207830">
                          <w:rPr>
                            <w:rFonts w:ascii="Century" w:hAnsi="Century" w:cs="Arial"/>
                            <w:sz w:val="20"/>
                            <w:szCs w:val="20"/>
                          </w:rPr>
                          <w:t xml:space="preserve"> not change. Only the weights change to represent increases or decreases in the number of people with a given set of characteristics.</w:t>
                        </w:r>
                      </w:p>
                    </w:txbxContent>
                  </v:textbox>
                </v:shape>
                <v:group id="Group 7" o:spid="_x0000_s1030" style="position:absolute;left:63;width:31109;height:18034" coordsize="31108,18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 id="Text Box 8" o:spid="_x0000_s1031" type="#_x0000_t202" style="position:absolute;width:31108;height:2759;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" fillcolor="#387bb1" stroked="f" strokeweight=".5pt">
                    <v:textbox>
                      <w:txbxContent>
                        <w:p w14:paraId="7919EF0F" w14:textId="77777777" w:rsidR="00062F2A" w:rsidRPr="00FE48EE" w:rsidRDefault="00062F2A" w:rsidP="00062F2A">
                          <w:pPr>
                            <w:jc w:val="center"/>
                            <w:rPr>
                              <w:rFonts w:ascii="Segoe UI" w:hAnsi="Segoe UI" w:cs="Segoe UI"/>
                              <w:b/>
                              <w:color w:val="387BB1"/>
                            </w:rPr>
                          </w:pPr>
                          <w:r w:rsidRPr="00A81390">
                            <w:rPr>
                              <w:rFonts w:ascii="Segoe UI" w:hAnsi="Segoe UI" w:cs="Segoe UI"/>
                              <w:b/>
                              <w:color w:val="FFFFFF" w:themeColor="background1"/>
                            </w:rPr>
                            <w:t>Static Modeling</w:t>
                          </w:r>
                        </w:p>
                      </w:txbxContent>
                    </v:textbox>
                  </v:shape>
                  <v:shape id="Picture 9" o:spid="_x0000_s1032" type="#_x0000_t75" style="position:absolute;top:3429;width:31108;height:146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">
                    <v:imagedata r:id="rId18" o:title=""/>
                  </v:shape>
                </v:group>
                <v:shape id="Text Box 10" o:spid="_x0000_s1033" type="#_x0000_t202" style="position:absolute;left:63;top:19621;width:31439;height:2756;rotation:180;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" fillcolor="#387bb1" stroked="f" strokeweight=".5pt">
                  <v:textbox>
                    <w:txbxContent>
                      <w:p w14:paraId="3CE818DD" w14:textId="77777777" w:rsidR="00062F2A" w:rsidRPr="00FE48EE" w:rsidRDefault="00062F2A" w:rsidP="00062F2A">
                        <w:pPr>
                          <w:jc w:val="center"/>
                          <w:rPr>
                            <w:rFonts w:ascii="Segoe UI" w:hAnsi="Segoe UI" w:cs="Segoe UI"/>
                            <w:b/>
                            <w:color w:val="FFFFFF" w:themeColor="background1"/>
                          </w:rPr>
                        </w:pPr>
                        <w:r w:rsidRPr="00FE48EE">
                          <w:rPr>
                            <w:rFonts w:ascii="Segoe UI" w:hAnsi="Segoe UI" w:cs="Segoe UI"/>
                            <w:b/>
                            <w:color w:val="FFFFFF" w:themeColor="background1"/>
                          </w:rPr>
                          <w:t>Dynamic Modeling</w:t>
                        </w:r>
                      </w:p>
                    </w:txbxContent>
                  </v:textbox>
                </v:shape>
                <w10:wrap type="square"/>
              </v:group>
            </w:pict>
          </mc:Fallback>
        </mc:AlternateContent>
      </w:r>
      <w:r w:rsidR="00062F2A" w:rsidRPr="00062F2A">
        <w:rPr>
          <w:rFonts w:ascii="Century" w:hAnsi="Century"/>
        </w:rPr>
        <w:t xml:space="preserve">Microsimulation models can either be static or dynamic in the way they age populations. In static models, the same “people” from the baseline dataset do not change. Their weights may change to reflect projected demographic or economic trends, but the same “people” are carried through the analysis. Conversely, dynamic models change the underlying population. </w:t>
      </w:r>
    </w:p>
    <w:p w14:paraId="015A4C27" w14:textId="77777777" w:rsidR="00790D8E" w:rsidRDefault="00790D8E" w:rsidP="00790D8E">
      <w:pPr>
        <w:ind w:firstLine="720"/>
        <w:rPr>
          <w:rFonts w:ascii="Century" w:hAnsi="Century"/>
        </w:rPr>
      </w:pPr>
    </w:p>
    <w:p w14:paraId="7BE5A5BC" w14:textId="58362DB4" w:rsidR="00062F2A" w:rsidRPr="00062F2A" w:rsidRDefault="00062F2A" w:rsidP="00062F2A">
      <w:pPr>
        <w:spacing w:line="480" w:lineRule="auto"/>
        <w:ind w:firstLine="720"/>
        <w:rPr>
          <w:rFonts w:ascii="Century" w:hAnsi="Century"/>
        </w:rPr>
      </w:pPr>
      <w:r w:rsidRPr="00062F2A">
        <w:rPr>
          <w:rFonts w:ascii="Century" w:hAnsi="Century"/>
        </w:rPr>
        <w:t xml:space="preserve">These models probabilistically estimate the likelihood that an individual gets married, becomes unemployed, has a child, or dies, among other changes. Such a modeling structure allows different policies to interact with each other: someone’s likelihood of having children may change as they age or become wealthier, so tax </w:t>
      </w:r>
      <w:r w:rsidRPr="00062F2A">
        <w:rPr>
          <w:rFonts w:ascii="Century" w:hAnsi="Century"/>
        </w:rPr>
        <w:lastRenderedPageBreak/>
        <w:t>cuts that increase incomes may also increase Child Tax Credit claims in future years. Researchers typically use static models for more detailed simulations that take place within a generation. Dynamic models use simpler simulations with more assumptions but are more realistic over multiple generations because they account for more types of behavior changes than static models.</w:t>
      </w:r>
      <w:r w:rsidRPr="00062F2A">
        <w:rPr>
          <w:rStyle w:val="EndnoteReference"/>
          <w:rFonts w:ascii="Century" w:hAnsi="Century"/>
        </w:rPr>
        <w:endnoteReference w:id="11"/>
      </w:r>
      <w:r w:rsidRPr="00062F2A">
        <w:rPr>
          <w:rFonts w:ascii="Century" w:hAnsi="Century"/>
        </w:rPr>
        <w:t xml:space="preserve"> </w:t>
      </w:r>
    </w:p>
    <w:p w14:paraId="4ED0B758" w14:textId="4CCE0CD6" w:rsidR="008A5261" w:rsidRDefault="008A5261">
      <w:pPr>
        <w:rPr>
          <w:rFonts w:ascii="Century" w:hAnsi="Century"/>
          <w:sz w:val="28"/>
          <w:szCs w:val="28"/>
        </w:rPr>
      </w:pPr>
      <w:r>
        <w:rPr>
          <w:rFonts w:ascii="Century" w:hAnsi="Century"/>
          <w:sz w:val="28"/>
          <w:szCs w:val="28"/>
        </w:rPr>
        <w:br w:type="page"/>
      </w:r>
    </w:p>
    <w:p w14:paraId="61597F05" w14:textId="7F882AD6" w:rsidR="008A5261" w:rsidRDefault="008A5261" w:rsidP="008A5261">
      <w:pPr>
        <w:pStyle w:val="Heading1"/>
        <w:spacing w:before="0" w:line="360" w:lineRule="auto"/>
        <w:rPr>
          <w:color w:val="002069"/>
        </w:rPr>
      </w:pPr>
      <w:r>
        <w:rPr>
          <w:color w:val="002069"/>
        </w:rPr>
        <w:lastRenderedPageBreak/>
        <w:t>Appendix B.</w:t>
      </w:r>
    </w:p>
    <w:p w14:paraId="416ABC35" w14:textId="120F8553" w:rsidR="008A5261" w:rsidRPr="000C1589" w:rsidRDefault="008A5261" w:rsidP="008A5261">
      <w:pPr>
        <w:spacing w:line="480" w:lineRule="auto"/>
        <w:rPr>
          <w:rFonts w:ascii="Segoe UI" w:hAnsi="Segoe UI" w:cs="Segoe UI"/>
          <w:color w:val="808080" w:themeColor="background1" w:themeShade="80"/>
        </w:rPr>
      </w:pPr>
      <w:r>
        <w:rPr>
          <w:rFonts w:ascii="Segoe UI" w:hAnsi="Segoe UI" w:cs="Segoe UI"/>
          <w:color w:val="808080" w:themeColor="background1" w:themeShade="80"/>
        </w:rPr>
        <w:t>Data Sources</w:t>
      </w:r>
    </w:p>
    <w:p w14:paraId="7FB4908C" w14:textId="77777777" w:rsidR="008A5261" w:rsidRDefault="008A5261" w:rsidP="008A5261">
      <w:pPr>
        <w:pStyle w:val="Heading2"/>
        <w:spacing w:line="360" w:lineRule="auto"/>
        <w:rPr>
          <w:rFonts w:ascii="Segoe UI" w:hAnsi="Segoe UI" w:cs="Segoe UI"/>
          <w:color w:val="002069"/>
          <w:sz w:val="28"/>
          <w:szCs w:val="28"/>
        </w:rPr>
      </w:pPr>
      <w:r>
        <w:rPr>
          <w:rFonts w:ascii="Segoe UI" w:hAnsi="Segoe UI" w:cs="Segoe UI"/>
          <w:color w:val="002069"/>
          <w:sz w:val="28"/>
          <w:szCs w:val="28"/>
        </w:rPr>
        <w:t>Income Taxes</w:t>
      </w:r>
    </w:p>
    <w:p w14:paraId="043A3C83" w14:textId="213D79FE" w:rsidR="008A5261" w:rsidRDefault="008A5261" w:rsidP="00C56672">
      <w:pPr>
        <w:spacing w:before="14" w:line="480" w:lineRule="auto"/>
        <w:ind w:firstLine="720"/>
        <w:jc w:val="both"/>
        <w:rPr>
          <w:rFonts w:ascii="Century" w:hAnsi="Century"/>
          <w:highlight w:val="yellow"/>
        </w:rPr>
      </w:pPr>
      <w:r w:rsidRPr="00F56C3C">
        <w:rPr>
          <w:rFonts w:ascii="Century" w:hAnsi="Century"/>
          <w:b/>
          <w:highlight w:val="yellow"/>
        </w:rPr>
        <w:t xml:space="preserve">Demographic Data. </w:t>
      </w:r>
      <w:r w:rsidRPr="00F56C3C">
        <w:rPr>
          <w:rFonts w:ascii="Century" w:hAnsi="Century"/>
          <w:highlight w:val="yellow"/>
        </w:rPr>
        <w:t xml:space="preserve">The primary </w:t>
      </w:r>
      <w:r>
        <w:rPr>
          <w:rFonts w:ascii="Century" w:hAnsi="Century"/>
          <w:highlight w:val="yellow"/>
        </w:rPr>
        <w:t xml:space="preserve">source </w:t>
      </w:r>
      <w:r w:rsidRPr="00F56C3C">
        <w:rPr>
          <w:rFonts w:ascii="Century" w:hAnsi="Century"/>
          <w:highlight w:val="yellow"/>
        </w:rPr>
        <w:t xml:space="preserve">of demographic data is annual projections (2010–2050) of the number of North Carolina residents by age, race, and sex publicly available from the State Demographer. </w:t>
      </w:r>
      <w:r>
        <w:rPr>
          <w:rFonts w:ascii="Century" w:hAnsi="Century"/>
          <w:highlight w:val="yellow"/>
        </w:rPr>
        <w:t xml:space="preserve">Ages in this data set are binned in 10-year ranges from age 25 to 84 (i.e., 25-34, 35-44, etc.). This data set disaggregates only by race (White, Black, Asian, and American Indian and Alaska Native) and not ethnicity (Hispanic or non-Hispanic). As a major demographic trend of interest is the increase in the Hispanic share of the population, we will disaggregate </w:t>
      </w:r>
    </w:p>
    <w:p w14:paraId="49302556" w14:textId="77777777" w:rsidR="008A5261" w:rsidRPr="00D300E6" w:rsidRDefault="008A5261" w:rsidP="008A5261">
      <w:pPr>
        <w:spacing w:before="14" w:line="480" w:lineRule="auto"/>
        <w:ind w:firstLine="720"/>
        <w:jc w:val="both"/>
        <w:rPr>
          <w:rFonts w:ascii="Century" w:hAnsi="Century"/>
        </w:rPr>
      </w:pPr>
      <w:r w:rsidRPr="00F56C3C">
        <w:rPr>
          <w:rFonts w:ascii="Century" w:hAnsi="Century"/>
          <w:highlight w:val="yellow"/>
        </w:rPr>
        <w:t>This data will be used to determine the weights assigned to observations in the CPS. Given the structure of this data,</w:t>
      </w:r>
      <w:r>
        <w:rPr>
          <w:rFonts w:ascii="Century" w:hAnsi="Century"/>
        </w:rPr>
        <w:t xml:space="preserve"> </w:t>
      </w:r>
    </w:p>
    <w:p w14:paraId="5715337A" w14:textId="77777777" w:rsidR="008A5261" w:rsidRDefault="008A5261" w:rsidP="008A5261">
      <w:pPr>
        <w:spacing w:before="14" w:line="480" w:lineRule="auto"/>
        <w:ind w:firstLine="720"/>
        <w:jc w:val="both"/>
        <w:rPr>
          <w:rFonts w:ascii="Century" w:hAnsi="Century"/>
        </w:rPr>
      </w:pPr>
      <w:r w:rsidRPr="008E176E">
        <w:rPr>
          <w:rFonts w:ascii="Century" w:hAnsi="Century"/>
          <w:b/>
          <w:bCs/>
        </w:rPr>
        <w:t>CPS microdata</w:t>
      </w:r>
      <w:r>
        <w:rPr>
          <w:rFonts w:ascii="Century" w:hAnsi="Century"/>
          <w:b/>
          <w:bCs/>
        </w:rPr>
        <w:t xml:space="preserve">. </w:t>
      </w:r>
      <w:r w:rsidRPr="008E176E">
        <w:rPr>
          <w:rFonts w:ascii="Century" w:hAnsi="Century"/>
        </w:rPr>
        <w:t xml:space="preserve"> </w:t>
      </w:r>
      <w:r>
        <w:rPr>
          <w:rFonts w:ascii="Century" w:hAnsi="Century"/>
        </w:rPr>
        <w:t>The Current Population Survey (CPS) will provide the main microdata used in the base dataset. We will use demographic, income, and tax filing data and variables years 2015-2019</w:t>
      </w:r>
      <w:r>
        <w:rPr>
          <w:rStyle w:val="FootnoteReference"/>
          <w:rFonts w:ascii="Century" w:hAnsi="Century"/>
        </w:rPr>
        <w:footnoteReference w:id="8"/>
      </w:r>
      <w:r>
        <w:rPr>
          <w:rFonts w:ascii="Century" w:hAnsi="Century"/>
        </w:rPr>
        <w:t xml:space="preserve"> from the IPUMS CPS site.</w:t>
      </w:r>
      <w:r>
        <w:rPr>
          <w:rStyle w:val="EndnoteReference"/>
          <w:rFonts w:ascii="Century" w:hAnsi="Century"/>
        </w:rPr>
        <w:endnoteReference w:id="12"/>
      </w:r>
    </w:p>
    <w:p w14:paraId="77E5D59A" w14:textId="77777777" w:rsidR="00F73635" w:rsidRDefault="008A5261" w:rsidP="00A83ABB">
      <w:pPr>
        <w:spacing w:before="14" w:line="480" w:lineRule="auto"/>
        <w:ind w:firstLine="720"/>
        <w:jc w:val="both"/>
        <w:rPr>
          <w:rFonts w:ascii="Century" w:hAnsi="Century"/>
          <w:b/>
          <w:bCs/>
        </w:rPr>
      </w:pPr>
      <w:r w:rsidRPr="005D6389">
        <w:rPr>
          <w:rFonts w:ascii="Century" w:hAnsi="Century"/>
          <w:b/>
          <w:bCs/>
        </w:rPr>
        <w:t>External Economic Projections.</w:t>
      </w:r>
      <w:r>
        <w:rPr>
          <w:rFonts w:ascii="Century" w:hAnsi="Century"/>
          <w:b/>
          <w:bCs/>
        </w:rPr>
        <w:t xml:space="preserve"> </w:t>
      </w:r>
    </w:p>
    <w:p w14:paraId="26F4047E" w14:textId="51FD279F" w:rsidR="008A5261" w:rsidRPr="00A83ABB" w:rsidRDefault="008A5261" w:rsidP="00A83ABB">
      <w:pPr>
        <w:spacing w:before="14" w:line="480" w:lineRule="auto"/>
        <w:ind w:firstLine="720"/>
        <w:jc w:val="both"/>
        <w:rPr>
          <w:rFonts w:ascii="Century" w:hAnsi="Century"/>
          <w:b/>
          <w:bCs/>
        </w:rPr>
      </w:pPr>
      <w:r w:rsidRPr="001E5D6D">
        <w:rPr>
          <w:rFonts w:ascii="Century" w:hAnsi="Century"/>
        </w:rPr>
        <w:t xml:space="preserve">As part of its annual Budget and Economic Outlook, CBO publishes projections for the growth rates of taxable personal income, wage and salary income, net positive long-term capital gains; a single growth rate for all other forms of taxable income can </w:t>
      </w:r>
      <w:r w:rsidRPr="001E5D6D">
        <w:rPr>
          <w:rFonts w:ascii="Century" w:hAnsi="Century"/>
        </w:rPr>
        <w:lastRenderedPageBreak/>
        <w:t>be calculated as a residual.</w:t>
      </w:r>
      <w:r>
        <w:rPr>
          <w:rStyle w:val="EndnoteReference"/>
          <w:rFonts w:ascii="Century" w:hAnsi="Century"/>
        </w:rPr>
        <w:endnoteReference w:id="13"/>
      </w:r>
      <w:r w:rsidRPr="001E5D6D">
        <w:rPr>
          <w:rFonts w:ascii="Century" w:hAnsi="Century"/>
        </w:rPr>
        <w:t xml:space="preserve"> The most recent Outlook offers quarterly and annual projections for years 2021-2031. CBO revises these annual estimates after six months as part of its annual Update to the Budget and Economic Outlook.</w:t>
      </w:r>
      <w:r>
        <w:rPr>
          <w:rStyle w:val="EndnoteReference"/>
          <w:rFonts w:ascii="Century" w:hAnsi="Century"/>
        </w:rPr>
        <w:endnoteReference w:id="14"/>
      </w:r>
      <w:r w:rsidRPr="001E5D6D">
        <w:rPr>
          <w:rFonts w:ascii="Century" w:hAnsi="Century"/>
        </w:rPr>
        <w:t xml:space="preserve"> </w:t>
      </w:r>
    </w:p>
    <w:p w14:paraId="7A5D189B" w14:textId="4238D920" w:rsidR="008A5261" w:rsidRPr="00A83ABB" w:rsidRDefault="008A5261" w:rsidP="00636F10">
      <w:pPr>
        <w:spacing w:before="14" w:line="480" w:lineRule="auto"/>
        <w:ind w:firstLine="720"/>
        <w:jc w:val="both"/>
        <w:rPr>
          <w:rFonts w:ascii="Century" w:hAnsi="Century"/>
        </w:rPr>
      </w:pPr>
      <w:r w:rsidRPr="00A83ABB">
        <w:rPr>
          <w:rFonts w:ascii="Century" w:hAnsi="Century"/>
        </w:rPr>
        <w:t>CBO</w:t>
      </w:r>
      <w:r w:rsidR="00636F10">
        <w:rPr>
          <w:rFonts w:ascii="Century" w:hAnsi="Century"/>
        </w:rPr>
        <w:t xml:space="preserve"> also</w:t>
      </w:r>
      <w:r w:rsidRPr="00A83ABB">
        <w:rPr>
          <w:rFonts w:ascii="Century" w:hAnsi="Century"/>
        </w:rPr>
        <w:t xml:space="preserve"> produces less-granular estimates of macroeconomic trends, projecting trends identified in the 10-year Budget and Economic Outlook 30 years into the future.</w:t>
      </w:r>
      <w:r>
        <w:rPr>
          <w:rStyle w:val="EndnoteReference"/>
          <w:rFonts w:ascii="Century" w:hAnsi="Century"/>
        </w:rPr>
        <w:endnoteReference w:id="15"/>
      </w:r>
      <w:r w:rsidRPr="00A83ABB">
        <w:rPr>
          <w:rFonts w:ascii="Century" w:hAnsi="Century"/>
        </w:rPr>
        <w:t xml:space="preserve"> Reported variables include estimated GDP growth, labor force participation changes, real earnings per worker, and inflation. Although these projections do not offer specific estimates of how different components of taxable income will change after 2031, the trends in earnings growth can be used as a proxy.   </w:t>
      </w:r>
    </w:p>
    <w:p w14:paraId="6085F369" w14:textId="77777777" w:rsidR="008A5261" w:rsidRDefault="008A5261" w:rsidP="008A5261">
      <w:pPr>
        <w:pStyle w:val="Heading2"/>
        <w:spacing w:line="360" w:lineRule="auto"/>
        <w:rPr>
          <w:rFonts w:ascii="Segoe UI" w:hAnsi="Segoe UI" w:cs="Segoe UI"/>
          <w:color w:val="002069"/>
          <w:sz w:val="28"/>
          <w:szCs w:val="28"/>
        </w:rPr>
      </w:pPr>
      <w:r>
        <w:rPr>
          <w:rFonts w:ascii="Segoe UI" w:hAnsi="Segoe UI" w:cs="Segoe UI"/>
          <w:color w:val="002069"/>
          <w:sz w:val="28"/>
          <w:szCs w:val="28"/>
        </w:rPr>
        <w:t>Consumption Taxes</w:t>
      </w:r>
    </w:p>
    <w:p w14:paraId="476F5505" w14:textId="77777777" w:rsidR="00E71FC5" w:rsidRDefault="00E71FC5" w:rsidP="00E71FC5">
      <w:pPr>
        <w:spacing w:before="14" w:line="480" w:lineRule="auto"/>
        <w:ind w:firstLine="720"/>
        <w:jc w:val="both"/>
        <w:rPr>
          <w:rFonts w:ascii="Century" w:hAnsi="Century"/>
        </w:rPr>
      </w:pPr>
      <w:commentRangeStart w:id="170"/>
      <w:r w:rsidRPr="008246D2">
        <w:rPr>
          <w:rFonts w:ascii="Century" w:hAnsi="Century"/>
          <w:b/>
        </w:rPr>
        <w:t xml:space="preserve">BLS Consumer </w:t>
      </w:r>
      <w:r w:rsidRPr="008246D2">
        <w:rPr>
          <w:rFonts w:ascii="Century" w:hAnsi="Century"/>
          <w:b/>
          <w:bCs/>
        </w:rPr>
        <w:t>Expenditure</w:t>
      </w:r>
      <w:r w:rsidRPr="008246D2">
        <w:rPr>
          <w:rFonts w:ascii="Century" w:hAnsi="Century"/>
          <w:b/>
        </w:rPr>
        <w:t xml:space="preserve"> microdata</w:t>
      </w:r>
      <w:r>
        <w:rPr>
          <w:rFonts w:ascii="Century" w:hAnsi="Century"/>
          <w:b/>
          <w:bCs/>
        </w:rPr>
        <w:t>.</w:t>
      </w:r>
      <w:r w:rsidRPr="008246D2">
        <w:rPr>
          <w:rFonts w:ascii="Century" w:hAnsi="Century"/>
        </w:rPr>
        <w:t xml:space="preserve"> </w:t>
      </w:r>
      <w:commentRangeEnd w:id="170"/>
      <w:r w:rsidR="00151093">
        <w:rPr>
          <w:rStyle w:val="CommentReference"/>
        </w:rPr>
        <w:commentReference w:id="170"/>
      </w:r>
    </w:p>
    <w:p w14:paraId="1AAA6527" w14:textId="6770E03C" w:rsidR="00E71FC5" w:rsidRPr="00E71FC5" w:rsidRDefault="00E71FC5" w:rsidP="0093748D">
      <w:pPr>
        <w:spacing w:before="14" w:line="480" w:lineRule="auto"/>
        <w:ind w:firstLine="720"/>
        <w:jc w:val="both"/>
        <w:rPr>
          <w:rFonts w:ascii="Century" w:hAnsi="Century"/>
        </w:rPr>
      </w:pPr>
      <w:r>
        <w:rPr>
          <w:rFonts w:ascii="Century" w:hAnsi="Century"/>
        </w:rPr>
        <w:t xml:space="preserve">The Bureau of Labor Statistics (BLS) publishes extensive </w:t>
      </w:r>
      <w:r w:rsidR="00DB28A1">
        <w:rPr>
          <w:rFonts w:ascii="Century" w:hAnsi="Century"/>
        </w:rPr>
        <w:t>Public Use Microdata (PUMD) that details</w:t>
      </w:r>
      <w:r>
        <w:rPr>
          <w:rFonts w:ascii="Century" w:hAnsi="Century"/>
        </w:rPr>
        <w:t xml:space="preserve"> consumer </w:t>
      </w:r>
      <w:r w:rsidR="00DB28A1">
        <w:rPr>
          <w:rFonts w:ascii="Century" w:hAnsi="Century"/>
        </w:rPr>
        <w:t>expenditures</w:t>
      </w:r>
      <w:r>
        <w:rPr>
          <w:rFonts w:ascii="Century" w:hAnsi="Century"/>
        </w:rPr>
        <w:t>, income, savings, and demographic information</w:t>
      </w:r>
      <w:r w:rsidR="00112E2A">
        <w:rPr>
          <w:rFonts w:ascii="Century" w:hAnsi="Century"/>
        </w:rPr>
        <w:t xml:space="preserve"> such as age, race, ethnicity, and gender</w:t>
      </w:r>
      <w:r>
        <w:rPr>
          <w:rFonts w:ascii="Century" w:hAnsi="Century"/>
        </w:rPr>
        <w:t>.</w:t>
      </w:r>
      <w:r w:rsidR="00FA45F1">
        <w:rPr>
          <w:rStyle w:val="EndnoteReference"/>
          <w:rFonts w:ascii="Century" w:hAnsi="Century"/>
        </w:rPr>
        <w:endnoteReference w:id="16"/>
      </w:r>
      <w:r w:rsidR="00DB28A1">
        <w:rPr>
          <w:rFonts w:ascii="Century" w:hAnsi="Century"/>
        </w:rPr>
        <w:t xml:space="preserve"> </w:t>
      </w:r>
      <w:r w:rsidR="00BD461E">
        <w:rPr>
          <w:rFonts w:ascii="Century" w:hAnsi="Century"/>
        </w:rPr>
        <w:t xml:space="preserve">While the data are extensive, </w:t>
      </w:r>
      <w:r w:rsidR="00B27E28">
        <w:rPr>
          <w:rFonts w:ascii="Century" w:hAnsi="Century"/>
        </w:rPr>
        <w:t xml:space="preserve">BLS does not provide weights that allow the national survey to be mapped onto North Carolina consumers. OSBM has recommended using crosstabs created that the regional level, and assuming North Carolina consumption patterns </w:t>
      </w:r>
      <w:r w:rsidR="00190739">
        <w:rPr>
          <w:rFonts w:ascii="Century" w:hAnsi="Century"/>
        </w:rPr>
        <w:t>follow those of the rest of the South.</w:t>
      </w:r>
    </w:p>
    <w:p w14:paraId="0DD7DBCA" w14:textId="2514666F" w:rsidR="008A5261" w:rsidRDefault="008A5261" w:rsidP="008A5261">
      <w:pPr>
        <w:spacing w:before="14" w:line="480" w:lineRule="auto"/>
        <w:ind w:firstLine="720"/>
        <w:jc w:val="both"/>
        <w:rPr>
          <w:rFonts w:ascii="Century" w:hAnsi="Century"/>
          <w:b/>
          <w:bCs/>
        </w:rPr>
      </w:pPr>
      <w:r w:rsidRPr="008246D2">
        <w:rPr>
          <w:rFonts w:ascii="Century" w:hAnsi="Century"/>
          <w:b/>
          <w:bCs/>
        </w:rPr>
        <w:t xml:space="preserve">External Economic Projections. </w:t>
      </w:r>
    </w:p>
    <w:p w14:paraId="7A147C7B" w14:textId="6D29E402" w:rsidR="008A5261" w:rsidRDefault="00F07168" w:rsidP="0093748D">
      <w:pPr>
        <w:spacing w:before="14" w:line="480" w:lineRule="auto"/>
        <w:ind w:firstLine="720"/>
        <w:jc w:val="both"/>
        <w:rPr>
          <w:rFonts w:ascii="Century" w:hAnsi="Century"/>
        </w:rPr>
      </w:pPr>
      <w:commentRangeStart w:id="171"/>
      <w:r>
        <w:rPr>
          <w:rFonts w:ascii="Century" w:hAnsi="Century"/>
        </w:rPr>
        <w:t xml:space="preserve">CBO’s Budget and Economic Outlook includes </w:t>
      </w:r>
      <w:r w:rsidR="00134298">
        <w:rPr>
          <w:rFonts w:ascii="Century" w:hAnsi="Century"/>
        </w:rPr>
        <w:t xml:space="preserve">projections for </w:t>
      </w:r>
      <w:r w:rsidR="00B34AF3">
        <w:rPr>
          <w:rFonts w:ascii="Century" w:hAnsi="Century"/>
        </w:rPr>
        <w:t>how the consumer price index (CPI) will change in coming decades.</w:t>
      </w:r>
      <w:r w:rsidR="00B34AF3">
        <w:rPr>
          <w:rStyle w:val="EndnoteReference"/>
          <w:rFonts w:ascii="Century" w:hAnsi="Century"/>
        </w:rPr>
        <w:endnoteReference w:id="17"/>
      </w:r>
      <w:r w:rsidR="00B34AF3">
        <w:rPr>
          <w:rFonts w:ascii="Century" w:hAnsi="Century"/>
        </w:rPr>
        <w:t xml:space="preserve"> </w:t>
      </w:r>
      <w:commentRangeEnd w:id="171"/>
      <w:r w:rsidR="007F4966">
        <w:rPr>
          <w:rStyle w:val="CommentReference"/>
        </w:rPr>
        <w:commentReference w:id="171"/>
      </w:r>
      <w:r w:rsidR="00B34AF3">
        <w:rPr>
          <w:rFonts w:ascii="Century" w:hAnsi="Century"/>
        </w:rPr>
        <w:t xml:space="preserve">This economic measure </w:t>
      </w:r>
      <w:r w:rsidR="00B34AF3">
        <w:rPr>
          <w:rFonts w:ascii="Century" w:hAnsi="Century"/>
        </w:rPr>
        <w:lastRenderedPageBreak/>
        <w:t xml:space="preserve">provides an estimation of how the prices for a fixed basket of goods will change over time, averaged across all regions and demographic groups. </w:t>
      </w:r>
    </w:p>
    <w:p w14:paraId="7EF86946" w14:textId="47B64E28" w:rsidR="008A5261" w:rsidRDefault="008A5261" w:rsidP="008A5261">
      <w:pPr>
        <w:spacing w:before="14" w:line="480" w:lineRule="auto"/>
        <w:ind w:firstLine="720"/>
        <w:jc w:val="both"/>
        <w:rPr>
          <w:rFonts w:ascii="Century" w:hAnsi="Century"/>
          <w:b/>
          <w:bCs/>
        </w:rPr>
      </w:pPr>
      <w:r>
        <w:rPr>
          <w:rFonts w:ascii="Century" w:hAnsi="Century"/>
          <w:b/>
          <w:bCs/>
        </w:rPr>
        <w:t>Demographic Data</w:t>
      </w:r>
      <w:r w:rsidRPr="008246D2">
        <w:rPr>
          <w:rFonts w:ascii="Century" w:hAnsi="Century"/>
          <w:b/>
          <w:bCs/>
        </w:rPr>
        <w:t>.</w:t>
      </w:r>
      <w:r>
        <w:rPr>
          <w:rFonts w:ascii="Century" w:hAnsi="Century"/>
          <w:b/>
          <w:bCs/>
        </w:rPr>
        <w:t xml:space="preserve"> </w:t>
      </w:r>
    </w:p>
    <w:p w14:paraId="1AEBA688" w14:textId="1590D53B" w:rsidR="008A5261" w:rsidRDefault="008A5261" w:rsidP="0093748D">
      <w:pPr>
        <w:spacing w:before="14" w:line="480" w:lineRule="auto"/>
        <w:ind w:firstLine="720"/>
        <w:jc w:val="both"/>
        <w:rPr>
          <w:rFonts w:ascii="Century" w:hAnsi="Century"/>
        </w:rPr>
      </w:pPr>
      <w:r>
        <w:rPr>
          <w:rFonts w:ascii="Century" w:hAnsi="Century"/>
        </w:rPr>
        <w:t>Like</w:t>
      </w:r>
      <w:r w:rsidRPr="006926E9">
        <w:rPr>
          <w:rFonts w:ascii="Century" w:hAnsi="Century"/>
        </w:rPr>
        <w:t xml:space="preserve"> </w:t>
      </w:r>
      <w:r>
        <w:rPr>
          <w:rFonts w:ascii="Century" w:hAnsi="Century"/>
        </w:rPr>
        <w:t xml:space="preserve">our demographic data for </w:t>
      </w:r>
      <w:r w:rsidRPr="006926E9">
        <w:rPr>
          <w:rFonts w:ascii="Century" w:hAnsi="Century"/>
        </w:rPr>
        <w:t>the income tax</w:t>
      </w:r>
      <w:r>
        <w:rPr>
          <w:rFonts w:ascii="Century" w:hAnsi="Century"/>
        </w:rPr>
        <w:t xml:space="preserve"> model</w:t>
      </w:r>
      <w:r w:rsidRPr="006926E9">
        <w:rPr>
          <w:rFonts w:ascii="Century" w:hAnsi="Century"/>
        </w:rPr>
        <w:t>, our demographic projections are obtained from the State Demographer and cover 2010 to 2050. However, for the consumption tax model this data will only be disaggregated by age</w:t>
      </w:r>
      <w:r>
        <w:rPr>
          <w:rFonts w:ascii="Century" w:hAnsi="Century"/>
        </w:rPr>
        <w:t xml:space="preserve"> (using single year of age population estimates) and sex.</w:t>
      </w:r>
      <w:r>
        <w:rPr>
          <w:rStyle w:val="EndnoteReference"/>
          <w:rFonts w:ascii="Century" w:hAnsi="Century"/>
        </w:rPr>
        <w:endnoteReference w:id="18"/>
      </w:r>
      <w:r>
        <w:rPr>
          <w:rFonts w:ascii="Century" w:hAnsi="Century"/>
        </w:rPr>
        <w:t xml:space="preserve"> This provides greater granularity in modeling changes in expenditure habits by age, while recognizing that recent literature suggests there are not significant difference in average propensity to consume across racial groups.</w:t>
      </w:r>
      <w:r>
        <w:rPr>
          <w:rStyle w:val="EndnoteReference"/>
          <w:rFonts w:ascii="Century" w:hAnsi="Century"/>
        </w:rPr>
        <w:endnoteReference w:id="19"/>
      </w:r>
    </w:p>
    <w:p w14:paraId="7050F3A0" w14:textId="6C9F2DFE" w:rsidR="00A62BFB" w:rsidRDefault="00A62BFB" w:rsidP="00674255">
      <w:pPr>
        <w:spacing w:before="14" w:line="480" w:lineRule="auto"/>
        <w:ind w:left="720"/>
        <w:jc w:val="both"/>
        <w:rPr>
          <w:rFonts w:ascii="Century" w:hAnsi="Century"/>
        </w:rPr>
      </w:pPr>
    </w:p>
    <w:p w14:paraId="2EBAD97B" w14:textId="77777777" w:rsidR="00A62BFB" w:rsidRDefault="00A62BFB">
      <w:pPr>
        <w:rPr>
          <w:rFonts w:ascii="Segoe UI" w:eastAsiaTheme="majorEastAsia" w:hAnsi="Segoe UI" w:cstheme="majorBidi"/>
          <w:b/>
          <w:color w:val="002069"/>
          <w:sz w:val="32"/>
          <w:szCs w:val="32"/>
        </w:rPr>
      </w:pPr>
      <w:r>
        <w:rPr>
          <w:color w:val="002069"/>
        </w:rPr>
        <w:br w:type="page"/>
      </w:r>
    </w:p>
    <w:p w14:paraId="70D203FB" w14:textId="23D83233" w:rsidR="00A62BFB" w:rsidRDefault="00A62BFB" w:rsidP="00A62BFB">
      <w:pPr>
        <w:pStyle w:val="Heading1"/>
        <w:spacing w:before="0" w:line="360" w:lineRule="auto"/>
        <w:rPr>
          <w:color w:val="002069"/>
        </w:rPr>
      </w:pPr>
      <w:r>
        <w:rPr>
          <w:color w:val="002069"/>
        </w:rPr>
        <w:lastRenderedPageBreak/>
        <w:t>Appendix C.</w:t>
      </w:r>
    </w:p>
    <w:p w14:paraId="43EF97B0" w14:textId="2AB34047" w:rsidR="00A62BFB" w:rsidRDefault="001645E1" w:rsidP="00A62BFB">
      <w:pPr>
        <w:spacing w:line="480" w:lineRule="auto"/>
        <w:rPr>
          <w:rFonts w:ascii="Segoe UI" w:hAnsi="Segoe UI" w:cs="Segoe UI"/>
          <w:color w:val="808080" w:themeColor="background1" w:themeShade="80"/>
        </w:rPr>
      </w:pPr>
      <w:r>
        <w:rPr>
          <w:rFonts w:ascii="Segoe UI" w:hAnsi="Segoe UI" w:cs="Segoe UI"/>
          <w:color w:val="808080" w:themeColor="background1" w:themeShade="80"/>
        </w:rPr>
        <w:t>Process for Applying Demographic Weights</w:t>
      </w:r>
    </w:p>
    <w:p w14:paraId="39B5AD26" w14:textId="6CE2B8A4" w:rsidR="001645E1" w:rsidRDefault="001645E1" w:rsidP="001645E1">
      <w:pPr>
        <w:spacing w:line="480" w:lineRule="auto"/>
        <w:ind w:firstLine="720"/>
        <w:rPr>
          <w:rFonts w:ascii="Century" w:hAnsi="Century"/>
        </w:rPr>
      </w:pPr>
      <w:r>
        <w:rPr>
          <w:rFonts w:ascii="Century" w:hAnsi="Century"/>
        </w:rPr>
        <w:t>Detailed steps for applying demographic weight</w:t>
      </w:r>
      <w:r w:rsidR="00636F10">
        <w:rPr>
          <w:rFonts w:ascii="Century" w:hAnsi="Century"/>
        </w:rPr>
        <w:t>s</w:t>
      </w:r>
      <w:r>
        <w:rPr>
          <w:rFonts w:ascii="Century" w:hAnsi="Century"/>
        </w:rPr>
        <w:t xml:space="preserve"> are as follows:</w:t>
      </w:r>
    </w:p>
    <w:p w14:paraId="3972ECC1" w14:textId="64DC7855" w:rsidR="001645E1" w:rsidRDefault="007948AA" w:rsidP="001645E1">
      <w:pPr>
        <w:pStyle w:val="ListParagraph"/>
        <w:numPr>
          <w:ilvl w:val="0"/>
          <w:numId w:val="12"/>
        </w:numPr>
        <w:spacing w:line="480" w:lineRule="auto"/>
        <w:rPr>
          <w:rFonts w:ascii="Century" w:hAnsi="Century"/>
          <w:sz w:val="24"/>
          <w:szCs w:val="24"/>
        </w:rPr>
      </w:pPr>
      <w:r w:rsidRPr="007948AA">
        <w:rPr>
          <w:rFonts w:ascii="Century" w:hAnsi="Century"/>
          <w:noProof/>
          <w:sz w:val="24"/>
          <w:szCs w:val="24"/>
        </w:rPr>
        <w:drawing>
          <wp:anchor distT="0" distB="0" distL="114300" distR="114300" simplePos="0" relativeHeight="251658243" behindDoc="1" locked="0" layoutInCell="1" allowOverlap="1" wp14:anchorId="2D4693C1" wp14:editId="5FEEBD2E">
            <wp:simplePos x="0" y="0"/>
            <wp:positionH relativeFrom="column">
              <wp:posOffset>3684214</wp:posOffset>
            </wp:positionH>
            <wp:positionV relativeFrom="paragraph">
              <wp:posOffset>747062</wp:posOffset>
            </wp:positionV>
            <wp:extent cx="2478405" cy="923290"/>
            <wp:effectExtent l="0" t="0" r="0" b="3810"/>
            <wp:wrapTight wrapText="bothSides">
              <wp:wrapPolygon edited="0">
                <wp:start x="0" y="0"/>
                <wp:lineTo x="0" y="21392"/>
                <wp:lineTo x="21473" y="21392"/>
                <wp:lineTo x="2147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8405" cy="923290"/>
                    </a:xfrm>
                    <a:prstGeom prst="rect">
                      <a:avLst/>
                    </a:prstGeom>
                  </pic:spPr>
                </pic:pic>
              </a:graphicData>
            </a:graphic>
            <wp14:sizeRelH relativeFrom="page">
              <wp14:pctWidth>0</wp14:pctWidth>
            </wp14:sizeRelH>
            <wp14:sizeRelV relativeFrom="page">
              <wp14:pctHeight>0</wp14:pctHeight>
            </wp14:sizeRelV>
          </wp:anchor>
        </w:drawing>
      </w:r>
      <w:r w:rsidR="001645E1">
        <w:rPr>
          <w:rFonts w:ascii="Century" w:hAnsi="Century"/>
          <w:sz w:val="24"/>
          <w:szCs w:val="24"/>
        </w:rPr>
        <w:t xml:space="preserve">Start with the base demographic file and </w:t>
      </w:r>
      <w:r w:rsidR="001645E1" w:rsidRPr="00166C30">
        <w:rPr>
          <w:rFonts w:ascii="Century" w:hAnsi="Century"/>
          <w:b/>
          <w:bCs/>
          <w:sz w:val="24"/>
          <w:szCs w:val="24"/>
        </w:rPr>
        <w:t>calculate the yearly percent change</w:t>
      </w:r>
      <w:r w:rsidR="001645E1">
        <w:rPr>
          <w:rFonts w:ascii="Century" w:hAnsi="Century"/>
          <w:sz w:val="24"/>
          <w:szCs w:val="24"/>
        </w:rPr>
        <w:t xml:space="preserve"> for each race/gender/age group. In the example on the right, the </w:t>
      </w:r>
      <w:proofErr w:type="gramStart"/>
      <w:r w:rsidR="001645E1">
        <w:rPr>
          <w:rFonts w:ascii="Century" w:hAnsi="Century"/>
          <w:sz w:val="24"/>
          <w:szCs w:val="24"/>
        </w:rPr>
        <w:t xml:space="preserve">White </w:t>
      </w:r>
      <w:r w:rsidRPr="007948AA">
        <w:rPr>
          <w:rFonts w:ascii="Century" w:hAnsi="Century"/>
          <w:sz w:val="24"/>
          <w:szCs w:val="24"/>
        </w:rPr>
        <w:t xml:space="preserve"> </w:t>
      </w:r>
      <w:r w:rsidR="001645E1">
        <w:rPr>
          <w:rFonts w:ascii="Century" w:hAnsi="Century"/>
          <w:sz w:val="24"/>
          <w:szCs w:val="24"/>
        </w:rPr>
        <w:t>Female</w:t>
      </w:r>
      <w:proofErr w:type="gramEnd"/>
      <w:r w:rsidR="001645E1">
        <w:rPr>
          <w:rFonts w:ascii="Century" w:hAnsi="Century"/>
          <w:sz w:val="24"/>
          <w:szCs w:val="24"/>
        </w:rPr>
        <w:t xml:space="preserve"> aged 45 population (“WF45”) increased by 10% from 2021 to 2022 and by 18</w:t>
      </w:r>
      <w:r>
        <w:rPr>
          <w:rFonts w:ascii="Century" w:hAnsi="Century"/>
          <w:sz w:val="24"/>
          <w:szCs w:val="24"/>
        </w:rPr>
        <w:t>.2% from 2022 to 2023.</w:t>
      </w:r>
    </w:p>
    <w:p w14:paraId="3E112E94" w14:textId="26C0E514" w:rsidR="00E51464" w:rsidRDefault="009523AD" w:rsidP="001645E1">
      <w:pPr>
        <w:pStyle w:val="ListParagraph"/>
        <w:numPr>
          <w:ilvl w:val="0"/>
          <w:numId w:val="12"/>
        </w:numPr>
        <w:spacing w:line="480" w:lineRule="auto"/>
        <w:rPr>
          <w:rFonts w:ascii="Century" w:hAnsi="Century"/>
          <w:sz w:val="24"/>
          <w:szCs w:val="24"/>
        </w:rPr>
      </w:pPr>
      <w:r w:rsidRPr="009523AD">
        <w:rPr>
          <w:noProof/>
        </w:rPr>
        <w:drawing>
          <wp:anchor distT="0" distB="0" distL="114300" distR="114300" simplePos="0" relativeHeight="251658244" behindDoc="0" locked="0" layoutInCell="1" allowOverlap="1" wp14:anchorId="0377D240" wp14:editId="3D09436F">
            <wp:simplePos x="0" y="0"/>
            <wp:positionH relativeFrom="column">
              <wp:posOffset>868529</wp:posOffset>
            </wp:positionH>
            <wp:positionV relativeFrom="paragraph">
              <wp:posOffset>2983595</wp:posOffset>
            </wp:positionV>
            <wp:extent cx="4580890" cy="730885"/>
            <wp:effectExtent l="0" t="0" r="381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80890" cy="730885"/>
                    </a:xfrm>
                    <a:prstGeom prst="rect">
                      <a:avLst/>
                    </a:prstGeom>
                  </pic:spPr>
                </pic:pic>
              </a:graphicData>
            </a:graphic>
            <wp14:sizeRelH relativeFrom="page">
              <wp14:pctWidth>0</wp14:pctWidth>
            </wp14:sizeRelH>
            <wp14:sizeRelV relativeFrom="page">
              <wp14:pctHeight>0</wp14:pctHeight>
            </wp14:sizeRelV>
          </wp:anchor>
        </w:drawing>
      </w:r>
      <w:r w:rsidR="00FA68E3" w:rsidRPr="00166C30">
        <w:rPr>
          <w:rFonts w:ascii="Century" w:hAnsi="Century"/>
          <w:b/>
          <w:bCs/>
          <w:sz w:val="24"/>
          <w:szCs w:val="24"/>
        </w:rPr>
        <w:t xml:space="preserve">Calculate the base </w:t>
      </w:r>
      <w:r w:rsidR="001D190C" w:rsidRPr="00166C30">
        <w:rPr>
          <w:rFonts w:ascii="Century" w:hAnsi="Century"/>
          <w:b/>
          <w:bCs/>
          <w:sz w:val="24"/>
          <w:szCs w:val="24"/>
        </w:rPr>
        <w:t>alignment</w:t>
      </w:r>
      <w:r w:rsidR="00FA68E3" w:rsidRPr="00166C30">
        <w:rPr>
          <w:rFonts w:ascii="Century" w:hAnsi="Century"/>
          <w:b/>
          <w:bCs/>
          <w:sz w:val="24"/>
          <w:szCs w:val="24"/>
        </w:rPr>
        <w:t xml:space="preserve"> factor</w:t>
      </w:r>
      <w:r w:rsidR="00FA68E3">
        <w:rPr>
          <w:rFonts w:ascii="Century" w:hAnsi="Century"/>
          <w:sz w:val="24"/>
          <w:szCs w:val="24"/>
        </w:rPr>
        <w:t xml:space="preserve"> </w:t>
      </w:r>
      <w:r w:rsidR="001D190C">
        <w:rPr>
          <w:rFonts w:ascii="Century" w:hAnsi="Century"/>
          <w:sz w:val="24"/>
          <w:szCs w:val="24"/>
        </w:rPr>
        <w:t>to align</w:t>
      </w:r>
      <w:r w:rsidR="00FA68E3">
        <w:rPr>
          <w:rFonts w:ascii="Century" w:hAnsi="Century"/>
          <w:sz w:val="24"/>
          <w:szCs w:val="24"/>
        </w:rPr>
        <w:t xml:space="preserve"> CPS data</w:t>
      </w:r>
      <w:r w:rsidR="001D190C">
        <w:rPr>
          <w:rFonts w:ascii="Century" w:hAnsi="Century"/>
          <w:sz w:val="24"/>
          <w:szCs w:val="24"/>
        </w:rPr>
        <w:t xml:space="preserve"> to actual demographic base year data</w:t>
      </w:r>
      <w:r w:rsidR="00097C7F">
        <w:rPr>
          <w:rFonts w:ascii="Century" w:hAnsi="Century"/>
          <w:sz w:val="24"/>
          <w:szCs w:val="24"/>
        </w:rPr>
        <w:t xml:space="preserve">. If the CPS dataset shows two groups of WF45s </w:t>
      </w:r>
      <w:r w:rsidR="00E51464">
        <w:rPr>
          <w:rFonts w:ascii="Century" w:hAnsi="Century"/>
          <w:sz w:val="24"/>
          <w:szCs w:val="24"/>
        </w:rPr>
        <w:t>(</w:t>
      </w:r>
      <w:r w:rsidR="00097C7F">
        <w:rPr>
          <w:rFonts w:ascii="Century" w:hAnsi="Century"/>
          <w:sz w:val="24"/>
          <w:szCs w:val="24"/>
        </w:rPr>
        <w:t>represented by “ABC” and “XYZ”</w:t>
      </w:r>
      <w:r w:rsidR="00E51464">
        <w:rPr>
          <w:rFonts w:ascii="Century" w:hAnsi="Century"/>
          <w:sz w:val="24"/>
          <w:szCs w:val="24"/>
        </w:rPr>
        <w:t xml:space="preserve"> in the Other Characteristics column</w:t>
      </w:r>
      <w:r w:rsidR="00097C7F">
        <w:rPr>
          <w:rFonts w:ascii="Century" w:hAnsi="Century"/>
          <w:sz w:val="24"/>
          <w:szCs w:val="24"/>
        </w:rPr>
        <w:t>)</w:t>
      </w:r>
      <w:r w:rsidR="001D190C">
        <w:rPr>
          <w:rFonts w:ascii="Century" w:hAnsi="Century"/>
          <w:sz w:val="24"/>
          <w:szCs w:val="24"/>
        </w:rPr>
        <w:t xml:space="preserve"> that each have a CPS weight of 25, </w:t>
      </w:r>
      <w:r w:rsidR="00E51464">
        <w:rPr>
          <w:rFonts w:ascii="Century" w:hAnsi="Century"/>
          <w:sz w:val="24"/>
          <w:szCs w:val="24"/>
        </w:rPr>
        <w:t xml:space="preserve">the Alignment Factor is equal to the number of WF45s </w:t>
      </w:r>
      <w:r w:rsidR="00C1237C">
        <w:rPr>
          <w:rFonts w:ascii="Century" w:hAnsi="Century"/>
          <w:sz w:val="24"/>
          <w:szCs w:val="24"/>
        </w:rPr>
        <w:t xml:space="preserve">in the demographic file </w:t>
      </w:r>
      <w:r w:rsidR="00E51464">
        <w:rPr>
          <w:rFonts w:ascii="Century" w:hAnsi="Century"/>
          <w:sz w:val="24"/>
          <w:szCs w:val="24"/>
        </w:rPr>
        <w:t xml:space="preserve">divided by the </w:t>
      </w:r>
      <w:r w:rsidR="00C1237C">
        <w:rPr>
          <w:rFonts w:ascii="Century" w:hAnsi="Century"/>
          <w:sz w:val="24"/>
          <w:szCs w:val="24"/>
        </w:rPr>
        <w:t xml:space="preserve">sum of the </w:t>
      </w:r>
      <w:r w:rsidR="00E51464">
        <w:rPr>
          <w:rFonts w:ascii="Century" w:hAnsi="Century"/>
          <w:sz w:val="24"/>
          <w:szCs w:val="24"/>
        </w:rPr>
        <w:t xml:space="preserve">CPS </w:t>
      </w:r>
      <w:r w:rsidR="00C1237C">
        <w:rPr>
          <w:rFonts w:ascii="Century" w:hAnsi="Century"/>
          <w:sz w:val="24"/>
          <w:szCs w:val="24"/>
        </w:rPr>
        <w:t>weights for all WF45s.</w:t>
      </w:r>
      <w:r w:rsidR="008E1A84">
        <w:rPr>
          <w:rFonts w:ascii="Century" w:hAnsi="Century"/>
          <w:sz w:val="24"/>
          <w:szCs w:val="24"/>
        </w:rPr>
        <w:t xml:space="preserve"> I</w:t>
      </w:r>
      <w:r w:rsidR="00C1237C">
        <w:rPr>
          <w:rFonts w:ascii="Century" w:hAnsi="Century"/>
          <w:sz w:val="24"/>
          <w:szCs w:val="24"/>
        </w:rPr>
        <w:t>f each</w:t>
      </w:r>
      <w:r w:rsidR="008E1A84">
        <w:rPr>
          <w:rFonts w:ascii="Century" w:hAnsi="Century"/>
          <w:sz w:val="24"/>
          <w:szCs w:val="24"/>
        </w:rPr>
        <w:t xml:space="preserve"> WF45 in the CPS represents 25 people, the alignment factor is 2. (100</w:t>
      </w:r>
      <w:proofErr w:type="gramStart"/>
      <w:r w:rsidR="008E1A84">
        <w:rPr>
          <w:rFonts w:ascii="Century" w:hAnsi="Century"/>
          <w:sz w:val="24"/>
          <w:szCs w:val="24"/>
        </w:rPr>
        <w:t>/(</w:t>
      </w:r>
      <w:proofErr w:type="gramEnd"/>
      <w:r w:rsidR="008E1A84">
        <w:rPr>
          <w:rFonts w:ascii="Century" w:hAnsi="Century"/>
          <w:sz w:val="24"/>
          <w:szCs w:val="24"/>
        </w:rPr>
        <w:t>25+25)).</w:t>
      </w:r>
      <w:r>
        <w:rPr>
          <w:rFonts w:ascii="Century" w:hAnsi="Century"/>
          <w:sz w:val="24"/>
          <w:szCs w:val="24"/>
        </w:rPr>
        <w:t xml:space="preserve"> The new 2021 weight for each group is then the alignment factor times the CPS weight (</w:t>
      </w:r>
      <w:r w:rsidR="00273C0A">
        <w:rPr>
          <w:rFonts w:ascii="Century" w:hAnsi="Century"/>
          <w:sz w:val="24"/>
          <w:szCs w:val="24"/>
        </w:rPr>
        <w:t>25 * 2 = 50)</w:t>
      </w:r>
      <w:r>
        <w:rPr>
          <w:rFonts w:ascii="Century" w:hAnsi="Century"/>
          <w:sz w:val="24"/>
          <w:szCs w:val="24"/>
        </w:rPr>
        <w:t>.</w:t>
      </w:r>
      <w:r w:rsidR="00166C30" w:rsidRPr="00166C30">
        <w:rPr>
          <w:noProof/>
        </w:rPr>
        <w:t xml:space="preserve"> </w:t>
      </w:r>
    </w:p>
    <w:p w14:paraId="509329C6" w14:textId="0DCDBC7D" w:rsidR="002F3A48" w:rsidRDefault="002F3A48" w:rsidP="002F3A48">
      <w:pPr>
        <w:pStyle w:val="ListParagraph"/>
        <w:spacing w:line="480" w:lineRule="auto"/>
        <w:rPr>
          <w:rFonts w:ascii="Century" w:hAnsi="Century"/>
          <w:sz w:val="24"/>
          <w:szCs w:val="24"/>
        </w:rPr>
      </w:pPr>
    </w:p>
    <w:p w14:paraId="6FD2FA86" w14:textId="7F163822" w:rsidR="008E1A84" w:rsidRDefault="005B3898" w:rsidP="001645E1">
      <w:pPr>
        <w:pStyle w:val="ListParagraph"/>
        <w:numPr>
          <w:ilvl w:val="0"/>
          <w:numId w:val="12"/>
        </w:numPr>
        <w:spacing w:line="480" w:lineRule="auto"/>
        <w:rPr>
          <w:rFonts w:ascii="Century" w:hAnsi="Century"/>
          <w:sz w:val="24"/>
          <w:szCs w:val="24"/>
        </w:rPr>
      </w:pPr>
      <w:r w:rsidRPr="00273C0A">
        <w:rPr>
          <w:rFonts w:ascii="Century" w:hAnsi="Century"/>
          <w:b/>
          <w:bCs/>
          <w:sz w:val="24"/>
          <w:szCs w:val="24"/>
        </w:rPr>
        <w:t xml:space="preserve">Multiply the </w:t>
      </w:r>
      <w:r w:rsidR="00273C0A">
        <w:rPr>
          <w:rFonts w:ascii="Century" w:hAnsi="Century"/>
          <w:b/>
          <w:bCs/>
          <w:sz w:val="24"/>
          <w:szCs w:val="24"/>
        </w:rPr>
        <w:t>new weight</w:t>
      </w:r>
      <w:r w:rsidRPr="00273C0A">
        <w:rPr>
          <w:rFonts w:ascii="Century" w:hAnsi="Century"/>
          <w:b/>
          <w:bCs/>
          <w:sz w:val="24"/>
          <w:szCs w:val="24"/>
        </w:rPr>
        <w:t xml:space="preserve"> by the </w:t>
      </w:r>
      <w:r w:rsidR="002F3A48" w:rsidRPr="00273C0A">
        <w:rPr>
          <w:rFonts w:ascii="Century" w:hAnsi="Century"/>
          <w:b/>
          <w:bCs/>
          <w:sz w:val="24"/>
          <w:szCs w:val="24"/>
        </w:rPr>
        <w:t xml:space="preserve">yearly </w:t>
      </w:r>
      <w:r w:rsidRPr="00273C0A">
        <w:rPr>
          <w:rFonts w:ascii="Century" w:hAnsi="Century"/>
          <w:b/>
          <w:bCs/>
          <w:sz w:val="24"/>
          <w:szCs w:val="24"/>
        </w:rPr>
        <w:t xml:space="preserve">percent </w:t>
      </w:r>
      <w:r w:rsidR="002F3A48" w:rsidRPr="00273C0A">
        <w:rPr>
          <w:rFonts w:ascii="Century" w:hAnsi="Century"/>
          <w:b/>
          <w:bCs/>
          <w:sz w:val="24"/>
          <w:szCs w:val="24"/>
        </w:rPr>
        <w:t>change</w:t>
      </w:r>
      <w:r w:rsidR="002F3A48">
        <w:rPr>
          <w:rFonts w:ascii="Century" w:hAnsi="Century"/>
          <w:sz w:val="24"/>
          <w:szCs w:val="24"/>
        </w:rPr>
        <w:t xml:space="preserve"> </w:t>
      </w:r>
      <w:r w:rsidR="000F730C">
        <w:rPr>
          <w:rFonts w:ascii="Century" w:hAnsi="Century"/>
          <w:sz w:val="24"/>
          <w:szCs w:val="24"/>
        </w:rPr>
        <w:t>from</w:t>
      </w:r>
      <w:r w:rsidR="002F3A48">
        <w:rPr>
          <w:rFonts w:ascii="Century" w:hAnsi="Century"/>
          <w:sz w:val="24"/>
          <w:szCs w:val="24"/>
        </w:rPr>
        <w:t xml:space="preserve"> the demographic </w:t>
      </w:r>
      <w:r w:rsidR="000F730C">
        <w:rPr>
          <w:rFonts w:ascii="Century" w:hAnsi="Century"/>
          <w:sz w:val="24"/>
          <w:szCs w:val="24"/>
        </w:rPr>
        <w:t xml:space="preserve">data file. The percent change from 2021-2022 is 10%, calculated above, and </w:t>
      </w:r>
      <w:r w:rsidR="000F730C">
        <w:rPr>
          <w:rFonts w:ascii="Century" w:hAnsi="Century"/>
          <w:sz w:val="24"/>
          <w:szCs w:val="24"/>
        </w:rPr>
        <w:lastRenderedPageBreak/>
        <w:t xml:space="preserve">the </w:t>
      </w:r>
      <w:r w:rsidR="00B2307E">
        <w:rPr>
          <w:rFonts w:ascii="Century" w:hAnsi="Century"/>
          <w:sz w:val="24"/>
          <w:szCs w:val="24"/>
        </w:rPr>
        <w:t>2022-2023 percent change is 18.2%</w:t>
      </w:r>
      <w:r w:rsidR="00001798">
        <w:rPr>
          <w:rFonts w:ascii="Century" w:hAnsi="Century"/>
          <w:sz w:val="24"/>
          <w:szCs w:val="24"/>
        </w:rPr>
        <w:t xml:space="preserve">. The 2022 weight is then </w:t>
      </w:r>
      <w:r w:rsidR="002D2843">
        <w:rPr>
          <w:rFonts w:ascii="Century" w:hAnsi="Century"/>
          <w:sz w:val="24"/>
          <w:szCs w:val="24"/>
        </w:rPr>
        <w:t>50</w:t>
      </w:r>
      <w:r w:rsidR="006048BB">
        <w:rPr>
          <w:rFonts w:ascii="Century" w:hAnsi="Century"/>
          <w:sz w:val="24"/>
          <w:szCs w:val="24"/>
        </w:rPr>
        <w:t xml:space="preserve"> + (5</w:t>
      </w:r>
      <w:r w:rsidR="002D2843">
        <w:rPr>
          <w:rFonts w:ascii="Century" w:hAnsi="Century"/>
          <w:sz w:val="24"/>
          <w:szCs w:val="24"/>
        </w:rPr>
        <w:t>0</w:t>
      </w:r>
      <w:r w:rsidR="006048BB">
        <w:rPr>
          <w:rFonts w:ascii="Century" w:hAnsi="Century"/>
          <w:sz w:val="24"/>
          <w:szCs w:val="24"/>
        </w:rPr>
        <w:t xml:space="preserve"> * 1</w:t>
      </w:r>
      <w:r w:rsidR="002D2843">
        <w:rPr>
          <w:rFonts w:ascii="Century" w:hAnsi="Century"/>
          <w:sz w:val="24"/>
          <w:szCs w:val="24"/>
        </w:rPr>
        <w:t>0</w:t>
      </w:r>
      <w:r w:rsidR="006048BB">
        <w:rPr>
          <w:rFonts w:ascii="Century" w:hAnsi="Century"/>
          <w:sz w:val="24"/>
          <w:szCs w:val="24"/>
        </w:rPr>
        <w:t xml:space="preserve">%), or 55, and the 2023 weight is </w:t>
      </w:r>
      <w:r w:rsidR="002D2843">
        <w:rPr>
          <w:rFonts w:ascii="Century" w:hAnsi="Century"/>
          <w:sz w:val="24"/>
          <w:szCs w:val="24"/>
        </w:rPr>
        <w:t>55</w:t>
      </w:r>
      <w:r w:rsidR="006048BB">
        <w:rPr>
          <w:rFonts w:ascii="Century" w:hAnsi="Century"/>
          <w:sz w:val="24"/>
          <w:szCs w:val="24"/>
        </w:rPr>
        <w:t xml:space="preserve"> + (55 * 18.2%)</w:t>
      </w:r>
      <w:r w:rsidR="002D2843">
        <w:rPr>
          <w:rFonts w:ascii="Century" w:hAnsi="Century"/>
          <w:sz w:val="24"/>
          <w:szCs w:val="24"/>
        </w:rPr>
        <w:t>, or ~65.</w:t>
      </w:r>
    </w:p>
    <w:p w14:paraId="790140EC" w14:textId="79C62F5D" w:rsidR="007948AA" w:rsidRPr="00B4709D" w:rsidRDefault="00AF4CD1" w:rsidP="00B4709D">
      <w:pPr>
        <w:spacing w:line="480" w:lineRule="auto"/>
        <w:ind w:left="360"/>
        <w:rPr>
          <w:rFonts w:ascii="Century" w:hAnsi="Century"/>
        </w:rPr>
      </w:pPr>
      <w:r w:rsidRPr="00AF4CD1">
        <w:rPr>
          <w:noProof/>
        </w:rPr>
        <w:drawing>
          <wp:inline distT="0" distB="0" distL="0" distR="0" wp14:anchorId="26AA8977" wp14:editId="593C00E9">
            <wp:extent cx="5943600" cy="77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7240"/>
                    </a:xfrm>
                    <a:prstGeom prst="rect">
                      <a:avLst/>
                    </a:prstGeom>
                  </pic:spPr>
                </pic:pic>
              </a:graphicData>
            </a:graphic>
          </wp:inline>
        </w:drawing>
      </w:r>
    </w:p>
    <w:p w14:paraId="31B466A1" w14:textId="77777777" w:rsidR="00A62BFB" w:rsidRDefault="00A62BFB" w:rsidP="003748BD">
      <w:pPr>
        <w:spacing w:before="14" w:line="480" w:lineRule="auto"/>
        <w:jc w:val="both"/>
        <w:rPr>
          <w:rFonts w:ascii="Century" w:hAnsi="Century"/>
        </w:rPr>
      </w:pPr>
    </w:p>
    <w:p w14:paraId="6EF9872F" w14:textId="77777777" w:rsidR="003748BD" w:rsidRPr="002F6E0E" w:rsidRDefault="003748BD" w:rsidP="003748BD">
      <w:pPr>
        <w:rPr>
          <w:b/>
          <w:bCs/>
        </w:rPr>
      </w:pPr>
      <w:commentRangeStart w:id="172"/>
      <w:r w:rsidRPr="002F6E0E">
        <w:rPr>
          <w:b/>
          <w:bCs/>
        </w:rPr>
        <w:t>Step 1: Generate base weights (</w:t>
      </w:r>
      <w:proofErr w:type="gramStart"/>
      <w:r w:rsidRPr="002F6E0E">
        <w:rPr>
          <w:b/>
          <w:bCs/>
        </w:rPr>
        <w:t>i.e.</w:t>
      </w:r>
      <w:proofErr w:type="gramEnd"/>
      <w:r w:rsidRPr="002F6E0E">
        <w:rPr>
          <w:b/>
          <w:bCs/>
        </w:rPr>
        <w:t xml:space="preserve"> number of people each CPS observation represents) </w:t>
      </w:r>
    </w:p>
    <w:p w14:paraId="75C4141A" w14:textId="77777777" w:rsidR="003748BD" w:rsidRPr="008F6936" w:rsidRDefault="003748BD" w:rsidP="003748BD">
      <w:pPr>
        <w:rPr>
          <w:rFonts w:ascii="Century" w:hAnsi="Century"/>
          <w:i/>
          <w:u w:val="single"/>
        </w:rPr>
      </w:pPr>
      <w:r w:rsidRPr="008F6936">
        <w:rPr>
          <w:rFonts w:ascii="Century" w:hAnsi="Century"/>
          <w:i/>
          <w:u w:val="single"/>
        </w:rPr>
        <w:t>Motivation and considerations</w:t>
      </w:r>
    </w:p>
    <w:p w14:paraId="7E44175D" w14:textId="77777777" w:rsidR="003748BD" w:rsidRPr="008F6936" w:rsidRDefault="003748BD" w:rsidP="003748BD">
      <w:pPr>
        <w:pStyle w:val="ListParagraph"/>
        <w:numPr>
          <w:ilvl w:val="0"/>
          <w:numId w:val="13"/>
        </w:numPr>
        <w:rPr>
          <w:rFonts w:ascii="Century" w:hAnsi="Century"/>
          <w:i/>
        </w:rPr>
      </w:pPr>
      <w:r w:rsidRPr="008F6936">
        <w:rPr>
          <w:rFonts w:ascii="Century" w:hAnsi="Century"/>
          <w:i/>
        </w:rPr>
        <w:t>Merging of five years of CPS data (to increase sample size) requires adjusting weights by year to account for different total population in each year</w:t>
      </w:r>
    </w:p>
    <w:p w14:paraId="1541369C" w14:textId="77777777" w:rsidR="003748BD" w:rsidRPr="008F6936" w:rsidRDefault="003748BD" w:rsidP="003748BD">
      <w:pPr>
        <w:pStyle w:val="ListParagraph"/>
        <w:numPr>
          <w:ilvl w:val="0"/>
          <w:numId w:val="13"/>
        </w:numPr>
        <w:rPr>
          <w:rFonts w:ascii="Century" w:hAnsi="Century"/>
          <w:i/>
        </w:rPr>
      </w:pPr>
      <w:r w:rsidRPr="008F6936">
        <w:rPr>
          <w:rFonts w:ascii="Century" w:hAnsi="Century"/>
          <w:i/>
        </w:rPr>
        <w:t>Not all population groups are sampled by CPS in each year and, therefore, adjusting weights across years requires imputation</w:t>
      </w:r>
    </w:p>
    <w:p w14:paraId="01D8C0D6" w14:textId="77777777" w:rsidR="003748BD" w:rsidRPr="008F6936" w:rsidRDefault="003748BD" w:rsidP="003748BD">
      <w:pPr>
        <w:rPr>
          <w:rFonts w:ascii="Century" w:hAnsi="Century"/>
        </w:rPr>
      </w:pPr>
      <w:r w:rsidRPr="008F6936">
        <w:rPr>
          <w:rFonts w:ascii="Century" w:hAnsi="Century"/>
          <w:u w:val="single"/>
        </w:rPr>
        <w:t>Using:</w:t>
      </w:r>
      <w:r w:rsidRPr="008F6936">
        <w:rPr>
          <w:rFonts w:ascii="Century" w:hAnsi="Century"/>
        </w:rPr>
        <w:t xml:space="preserve"> </w:t>
      </w:r>
      <w:r w:rsidRPr="008F6936">
        <w:rPr>
          <w:rFonts w:ascii="Century" w:hAnsi="Century"/>
          <w:highlight w:val="yellow"/>
        </w:rPr>
        <w:t>CPS microdata file</w:t>
      </w:r>
    </w:p>
    <w:p w14:paraId="736A9420" w14:textId="7777777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Create variable [set] for each set of demographic variables of interest (race, age, and sex)</w:t>
      </w:r>
    </w:p>
    <w:p w14:paraId="5AC18D48" w14:textId="7777777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Sum weights [</w:t>
      </w:r>
      <w:proofErr w:type="spellStart"/>
      <w:r w:rsidRPr="008F6936">
        <w:rPr>
          <w:rFonts w:ascii="Century" w:hAnsi="Century"/>
        </w:rPr>
        <w:t>asec</w:t>
      </w:r>
      <w:proofErr w:type="spellEnd"/>
      <w:r w:rsidRPr="008F6936">
        <w:rPr>
          <w:rFonts w:ascii="Century" w:hAnsi="Century"/>
        </w:rPr>
        <w:t>] by [set] and year to create a variable [</w:t>
      </w:r>
      <w:proofErr w:type="spellStart"/>
      <w:r w:rsidRPr="008F6936">
        <w:rPr>
          <w:rFonts w:ascii="Century" w:hAnsi="Century"/>
        </w:rPr>
        <w:t>asecwtsum</w:t>
      </w:r>
      <w:proofErr w:type="spellEnd"/>
      <w:r w:rsidRPr="008F6936">
        <w:rPr>
          <w:rFonts w:ascii="Century" w:hAnsi="Century"/>
        </w:rPr>
        <w:t>]</w:t>
      </w:r>
    </w:p>
    <w:p w14:paraId="4E55E516" w14:textId="7777777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Multiply the set weight for each year by the reciprocal of that set weight for 2019 to create a year weight [</w:t>
      </w:r>
      <w:proofErr w:type="spellStart"/>
      <w:r w:rsidRPr="008F6936">
        <w:rPr>
          <w:rFonts w:ascii="Century" w:hAnsi="Century"/>
        </w:rPr>
        <w:t>yearwt</w:t>
      </w:r>
      <w:proofErr w:type="spellEnd"/>
      <w:r w:rsidRPr="008F6936">
        <w:rPr>
          <w:rFonts w:ascii="Century" w:hAnsi="Century"/>
        </w:rPr>
        <w:t>] for each [set] by year (therefore, [</w:t>
      </w:r>
      <w:proofErr w:type="spellStart"/>
      <w:r w:rsidRPr="008F6936">
        <w:rPr>
          <w:rFonts w:ascii="Century" w:hAnsi="Century"/>
        </w:rPr>
        <w:t>yearwt</w:t>
      </w:r>
      <w:proofErr w:type="spellEnd"/>
      <w:r w:rsidRPr="008F6936">
        <w:rPr>
          <w:rFonts w:ascii="Century" w:hAnsi="Century"/>
        </w:rPr>
        <w:t xml:space="preserve">] = 1 for 2019) </w:t>
      </w:r>
    </w:p>
    <w:p w14:paraId="50426657" w14:textId="7777777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Multiply weights [</w:t>
      </w:r>
      <w:proofErr w:type="spellStart"/>
      <w:r w:rsidRPr="008F6936">
        <w:rPr>
          <w:rFonts w:ascii="Century" w:hAnsi="Century"/>
        </w:rPr>
        <w:t>asec</w:t>
      </w:r>
      <w:proofErr w:type="spellEnd"/>
      <w:r w:rsidRPr="008F6936">
        <w:rPr>
          <w:rFonts w:ascii="Century" w:hAnsi="Century"/>
        </w:rPr>
        <w:t>] by corresponding [</w:t>
      </w:r>
      <w:proofErr w:type="spellStart"/>
      <w:r w:rsidRPr="008F6936">
        <w:rPr>
          <w:rFonts w:ascii="Century" w:hAnsi="Century"/>
        </w:rPr>
        <w:t>yearwt</w:t>
      </w:r>
      <w:proofErr w:type="spellEnd"/>
      <w:r w:rsidRPr="008F6936">
        <w:rPr>
          <w:rFonts w:ascii="Century" w:hAnsi="Century"/>
        </w:rPr>
        <w:t>] and divide by 5 to produce [</w:t>
      </w:r>
      <w:proofErr w:type="spellStart"/>
      <w:r w:rsidRPr="008F6936">
        <w:rPr>
          <w:rFonts w:ascii="Century" w:hAnsi="Century"/>
        </w:rPr>
        <w:t>basewt</w:t>
      </w:r>
      <w:proofErr w:type="spellEnd"/>
      <w:r w:rsidRPr="008F6936">
        <w:rPr>
          <w:rFonts w:ascii="Century" w:hAnsi="Century"/>
        </w:rPr>
        <w:t>] for each observation</w:t>
      </w:r>
    </w:p>
    <w:p w14:paraId="1E5D0048" w14:textId="77777777" w:rsidR="003748BD" w:rsidRPr="008F6936" w:rsidRDefault="003748BD" w:rsidP="003748BD">
      <w:pPr>
        <w:spacing w:before="120"/>
        <w:rPr>
          <w:rFonts w:ascii="Century" w:hAnsi="Century"/>
          <w:b/>
        </w:rPr>
      </w:pPr>
    </w:p>
    <w:p w14:paraId="70E09A7A" w14:textId="77777777" w:rsidR="003748BD" w:rsidRPr="008F6936" w:rsidRDefault="003748BD" w:rsidP="003748BD">
      <w:pPr>
        <w:spacing w:before="120" w:after="160"/>
        <w:rPr>
          <w:rFonts w:ascii="Century" w:hAnsi="Century"/>
          <w:b/>
        </w:rPr>
      </w:pPr>
      <w:r w:rsidRPr="008F6936">
        <w:rPr>
          <w:rFonts w:ascii="Century" w:hAnsi="Century"/>
          <w:b/>
        </w:rPr>
        <w:t>Step 2: Generate projection weights (i.e., adjustment to base weights to account for demographic growth and changes in projection years)</w:t>
      </w:r>
    </w:p>
    <w:p w14:paraId="73932FBB" w14:textId="77777777" w:rsidR="003748BD" w:rsidRPr="008F6936" w:rsidRDefault="003748BD" w:rsidP="003748BD">
      <w:pPr>
        <w:rPr>
          <w:rFonts w:ascii="Century" w:hAnsi="Century"/>
          <w:i/>
          <w:u w:val="single"/>
        </w:rPr>
      </w:pPr>
      <w:r w:rsidRPr="008F6936">
        <w:rPr>
          <w:rFonts w:ascii="Century" w:hAnsi="Century"/>
          <w:i/>
          <w:u w:val="single"/>
        </w:rPr>
        <w:t>Motivation and considerations</w:t>
      </w:r>
    </w:p>
    <w:p w14:paraId="3ABE9B0B" w14:textId="77777777" w:rsidR="000B187A" w:rsidRDefault="003748BD" w:rsidP="003748BD">
      <w:pPr>
        <w:pStyle w:val="ListParagraph"/>
        <w:numPr>
          <w:ilvl w:val="0"/>
          <w:numId w:val="13"/>
        </w:numPr>
        <w:rPr>
          <w:ins w:id="173" w:author="Liza Rodler" w:date="2021-10-06T09:28:00Z"/>
          <w:rFonts w:ascii="Century" w:hAnsi="Century"/>
          <w:i/>
          <w:iCs/>
        </w:rPr>
      </w:pPr>
      <w:r w:rsidRPr="008F6936">
        <w:rPr>
          <w:rFonts w:ascii="Century" w:hAnsi="Century"/>
          <w:i/>
        </w:rPr>
        <w:t xml:space="preserve">Weights need to be </w:t>
      </w:r>
      <w:r w:rsidRPr="008F6936">
        <w:rPr>
          <w:rFonts w:ascii="Century" w:hAnsi="Century"/>
          <w:i/>
          <w:iCs/>
        </w:rPr>
        <w:t>adjust</w:t>
      </w:r>
      <w:ins w:id="174" w:author="Liza Rodler" w:date="2021-10-06T09:25:00Z">
        <w:r w:rsidR="00376B56">
          <w:rPr>
            <w:rFonts w:ascii="Century" w:hAnsi="Century"/>
            <w:i/>
            <w:iCs/>
          </w:rPr>
          <w:t>ed</w:t>
        </w:r>
      </w:ins>
      <w:r w:rsidRPr="008F6936">
        <w:rPr>
          <w:rFonts w:ascii="Century" w:hAnsi="Century"/>
          <w:i/>
        </w:rPr>
        <w:t xml:space="preserve"> to account for future population growth and demographic trends</w:t>
      </w:r>
    </w:p>
    <w:p w14:paraId="709B0B0C" w14:textId="794DDA5A" w:rsidR="003748BD" w:rsidRPr="008F6936" w:rsidRDefault="003748BD" w:rsidP="003748BD">
      <w:pPr>
        <w:pStyle w:val="ListParagraph"/>
        <w:numPr>
          <w:ilvl w:val="0"/>
          <w:numId w:val="13"/>
        </w:numPr>
        <w:rPr>
          <w:rFonts w:ascii="Century" w:hAnsi="Century"/>
          <w:i/>
        </w:rPr>
      </w:pPr>
      <w:del w:id="175" w:author="Liza Rodler" w:date="2021-10-06T09:28:00Z">
        <w:r w:rsidRPr="008F6936">
          <w:rPr>
            <w:rFonts w:ascii="Century" w:hAnsi="Century"/>
            <w:i/>
          </w:rPr>
          <w:delText xml:space="preserve"> </w:delText>
        </w:r>
      </w:del>
      <w:del w:id="176" w:author="Liza Rodler" w:date="2021-10-06T09:25:00Z">
        <w:r w:rsidRPr="008F6936">
          <w:rPr>
            <w:rFonts w:ascii="Century" w:hAnsi="Century"/>
            <w:i/>
          </w:rPr>
          <w:delText xml:space="preserve">and </w:delText>
        </w:r>
        <w:r w:rsidRPr="008F6936" w:rsidDel="008852C8">
          <w:rPr>
            <w:rFonts w:ascii="Century" w:hAnsi="Century"/>
            <w:i/>
            <w:iCs/>
          </w:rPr>
          <w:delText>s</w:delText>
        </w:r>
      </w:del>
      <w:ins w:id="177" w:author="Liza Rodler" w:date="2021-10-06T09:25:00Z">
        <w:r w:rsidR="008852C8">
          <w:rPr>
            <w:rFonts w:ascii="Century" w:hAnsi="Century"/>
            <w:i/>
            <w:iCs/>
          </w:rPr>
          <w:t>S</w:t>
        </w:r>
      </w:ins>
      <w:r w:rsidRPr="008F6936">
        <w:rPr>
          <w:rFonts w:ascii="Century" w:hAnsi="Century"/>
          <w:i/>
          <w:iCs/>
        </w:rPr>
        <w:t>um</w:t>
      </w:r>
      <w:r w:rsidRPr="008F6936">
        <w:rPr>
          <w:rFonts w:ascii="Century" w:hAnsi="Century"/>
          <w:i/>
        </w:rPr>
        <w:t xml:space="preserve"> of weights for future years must match aggregate population projections from State Demographer </w:t>
      </w:r>
    </w:p>
    <w:p w14:paraId="0703BDC7" w14:textId="77777777" w:rsidR="003748BD" w:rsidRPr="008F6936" w:rsidRDefault="003748BD" w:rsidP="003748BD">
      <w:pPr>
        <w:rPr>
          <w:rFonts w:ascii="Century" w:hAnsi="Century"/>
        </w:rPr>
      </w:pPr>
      <w:r w:rsidRPr="008F6936">
        <w:rPr>
          <w:rFonts w:ascii="Century" w:hAnsi="Century"/>
          <w:u w:val="single"/>
        </w:rPr>
        <w:t>Using:</w:t>
      </w:r>
      <w:r w:rsidRPr="008F6936">
        <w:rPr>
          <w:rFonts w:ascii="Century" w:hAnsi="Century"/>
        </w:rPr>
        <w:t xml:space="preserve"> NC State Demographer, </w:t>
      </w:r>
      <w:r w:rsidRPr="008F6936">
        <w:rPr>
          <w:rFonts w:ascii="Century" w:hAnsi="Century"/>
          <w:i/>
        </w:rPr>
        <w:t>County/State Population Projections</w:t>
      </w:r>
      <w:r w:rsidRPr="008F6936">
        <w:rPr>
          <w:rFonts w:ascii="Century" w:hAnsi="Century"/>
        </w:rPr>
        <w:t>, “Sex, Race, Age Groups (2000-2050)”</w:t>
      </w:r>
    </w:p>
    <w:p w14:paraId="35943CDB" w14:textId="77777777" w:rsidR="003748BD" w:rsidRPr="008F6936" w:rsidRDefault="003748BD" w:rsidP="003748BD">
      <w:pPr>
        <w:pStyle w:val="ListParagraph"/>
        <w:numPr>
          <w:ilvl w:val="0"/>
          <w:numId w:val="14"/>
        </w:numPr>
        <w:spacing w:before="120" w:after="0"/>
        <w:contextualSpacing w:val="0"/>
        <w:rPr>
          <w:rFonts w:ascii="Century" w:hAnsi="Century"/>
          <w:vanish/>
        </w:rPr>
      </w:pPr>
    </w:p>
    <w:p w14:paraId="12EF74EE" w14:textId="7777777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Create variable [set] for each set of demographic variables of interest (race, age, and sex) to match base weights</w:t>
      </w:r>
    </w:p>
    <w:p w14:paraId="07657A00" w14:textId="7777777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lastRenderedPageBreak/>
        <w:t xml:space="preserve">Divide population for each projection year (2020–2040) by the reference year (2019) </w:t>
      </w:r>
      <w:proofErr w:type="gramStart"/>
      <w:r w:rsidRPr="008F6936">
        <w:rPr>
          <w:rFonts w:ascii="Century" w:hAnsi="Century"/>
        </w:rPr>
        <w:t>population</w:t>
      </w:r>
      <w:del w:id="178" w:author="Liza Rodler" w:date="2021-10-06T09:26:00Z">
        <w:r w:rsidRPr="008F6936">
          <w:rPr>
            <w:rFonts w:ascii="Century" w:hAnsi="Century"/>
          </w:rPr>
          <w:delText xml:space="preserve"> </w:delText>
        </w:r>
      </w:del>
      <w:r w:rsidRPr="008F6936">
        <w:rPr>
          <w:rFonts w:ascii="Century" w:hAnsi="Century"/>
        </w:rPr>
        <w:t xml:space="preserve"> to</w:t>
      </w:r>
      <w:proofErr w:type="gramEnd"/>
      <w:r w:rsidRPr="008F6936">
        <w:rPr>
          <w:rFonts w:ascii="Century" w:hAnsi="Century"/>
        </w:rPr>
        <w:t xml:space="preserve"> create a year weight [</w:t>
      </w:r>
      <w:proofErr w:type="spellStart"/>
      <w:r w:rsidRPr="008F6936">
        <w:rPr>
          <w:rFonts w:ascii="Century" w:hAnsi="Century"/>
        </w:rPr>
        <w:t>yearwt</w:t>
      </w:r>
      <w:proofErr w:type="spellEnd"/>
      <w:r w:rsidRPr="008F6936">
        <w:rPr>
          <w:rFonts w:ascii="Century" w:hAnsi="Century"/>
        </w:rPr>
        <w:t xml:space="preserve">] for each [set] (*note this </w:t>
      </w:r>
      <w:proofErr w:type="spellStart"/>
      <w:r w:rsidRPr="008F6936">
        <w:rPr>
          <w:rFonts w:ascii="Century" w:hAnsi="Century"/>
        </w:rPr>
        <w:t>yearwt</w:t>
      </w:r>
      <w:proofErr w:type="spellEnd"/>
      <w:r w:rsidRPr="008F6936">
        <w:rPr>
          <w:rFonts w:ascii="Century" w:hAnsi="Century"/>
        </w:rPr>
        <w:t xml:space="preserve"> is different from the </w:t>
      </w:r>
      <w:proofErr w:type="spellStart"/>
      <w:r w:rsidRPr="008F6936">
        <w:rPr>
          <w:rFonts w:ascii="Century" w:hAnsi="Century"/>
        </w:rPr>
        <w:t>yearwt</w:t>
      </w:r>
      <w:proofErr w:type="spellEnd"/>
      <w:r w:rsidRPr="008F6936">
        <w:rPr>
          <w:rFonts w:ascii="Century" w:hAnsi="Century"/>
        </w:rPr>
        <w:t xml:space="preserve"> variable calculate in Step 1)</w:t>
      </w:r>
    </w:p>
    <w:p w14:paraId="5B05F391" w14:textId="77777777" w:rsidR="003748BD" w:rsidRPr="008F6936" w:rsidRDefault="003748BD" w:rsidP="003748BD">
      <w:pPr>
        <w:spacing w:before="120"/>
        <w:rPr>
          <w:rFonts w:ascii="Century" w:hAnsi="Century"/>
          <w:b/>
        </w:rPr>
      </w:pPr>
    </w:p>
    <w:p w14:paraId="0E5DE9E8" w14:textId="77777777" w:rsidR="003748BD" w:rsidRPr="008F6936" w:rsidRDefault="003748BD" w:rsidP="003748BD">
      <w:pPr>
        <w:spacing w:before="120"/>
        <w:rPr>
          <w:rFonts w:ascii="Century" w:hAnsi="Century"/>
          <w:b/>
        </w:rPr>
      </w:pPr>
      <w:r w:rsidRPr="008F6936">
        <w:rPr>
          <w:rFonts w:ascii="Century" w:hAnsi="Century"/>
          <w:b/>
        </w:rPr>
        <w:t xml:space="preserve">Step 3: Impute population growth rates for the Hispanic population and adjust weights for the non-Hispanic population to account for this </w:t>
      </w:r>
    </w:p>
    <w:p w14:paraId="43E30FCB" w14:textId="77777777" w:rsidR="003748BD" w:rsidRPr="008F6936" w:rsidRDefault="003748BD" w:rsidP="003748BD">
      <w:pPr>
        <w:rPr>
          <w:rFonts w:ascii="Century" w:hAnsi="Century"/>
          <w:i/>
          <w:u w:val="single"/>
        </w:rPr>
      </w:pPr>
      <w:r w:rsidRPr="008F6936">
        <w:rPr>
          <w:rFonts w:ascii="Century" w:hAnsi="Century"/>
          <w:i/>
          <w:u w:val="single"/>
        </w:rPr>
        <w:t>Motivation and considerations</w:t>
      </w:r>
    </w:p>
    <w:p w14:paraId="78E1C685" w14:textId="77777777" w:rsidR="003748BD" w:rsidRPr="008F6936" w:rsidRDefault="003748BD" w:rsidP="003748BD">
      <w:pPr>
        <w:pStyle w:val="ListParagraph"/>
        <w:numPr>
          <w:ilvl w:val="0"/>
          <w:numId w:val="13"/>
        </w:numPr>
        <w:rPr>
          <w:rFonts w:ascii="Century" w:hAnsi="Century"/>
          <w:i/>
        </w:rPr>
      </w:pPr>
      <w:r w:rsidRPr="008F6936">
        <w:rPr>
          <w:rFonts w:ascii="Century" w:hAnsi="Century"/>
          <w:i/>
        </w:rPr>
        <w:t>NC State Demographer population projections do not incorporate Hispanic/Latino share of the population</w:t>
      </w:r>
    </w:p>
    <w:p w14:paraId="0889CC1D" w14:textId="77777777" w:rsidR="003748BD" w:rsidRPr="008F6936" w:rsidRDefault="003748BD" w:rsidP="003748BD">
      <w:pPr>
        <w:rPr>
          <w:rFonts w:ascii="Century" w:hAnsi="Century"/>
        </w:rPr>
      </w:pPr>
      <w:r w:rsidRPr="008F6936">
        <w:rPr>
          <w:rFonts w:ascii="Century" w:hAnsi="Century"/>
          <w:u w:val="single"/>
        </w:rPr>
        <w:t>Using:</w:t>
      </w:r>
      <w:r w:rsidRPr="008F6936">
        <w:rPr>
          <w:rFonts w:ascii="Century" w:hAnsi="Century"/>
        </w:rPr>
        <w:t xml:space="preserve"> NC State Demographer, </w:t>
      </w:r>
      <w:r w:rsidRPr="008F6936">
        <w:rPr>
          <w:rFonts w:ascii="Century" w:hAnsi="Century"/>
          <w:i/>
        </w:rPr>
        <w:t>County/State Population Projections</w:t>
      </w:r>
      <w:r w:rsidRPr="008F6936">
        <w:rPr>
          <w:rFonts w:ascii="Century" w:hAnsi="Century"/>
        </w:rPr>
        <w:t>, “Sex, Race, Age Groups (2000-2050)”</w:t>
      </w:r>
    </w:p>
    <w:p w14:paraId="29682850" w14:textId="77777777" w:rsidR="003748BD" w:rsidRPr="008F6936" w:rsidRDefault="003748BD" w:rsidP="003748BD">
      <w:pPr>
        <w:pStyle w:val="ListParagraph"/>
        <w:numPr>
          <w:ilvl w:val="0"/>
          <w:numId w:val="14"/>
        </w:numPr>
        <w:spacing w:before="120" w:after="0"/>
        <w:contextualSpacing w:val="0"/>
        <w:rPr>
          <w:rFonts w:ascii="Century" w:hAnsi="Century"/>
          <w:vanish/>
        </w:rPr>
      </w:pPr>
    </w:p>
    <w:p w14:paraId="1BDF4C3F" w14:textId="3DCE618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Calculate Hispanic and non-Hispanic share of the population for each race, by sex (</w:t>
      </w:r>
      <w:r w:rsidRPr="008F6936">
        <w:rPr>
          <w:rFonts w:ascii="Century" w:hAnsi="Century"/>
          <w:i/>
        </w:rPr>
        <w:t xml:space="preserve">note that all racial groups except “White” will be </w:t>
      </w:r>
      <w:r w:rsidRPr="008F6936">
        <w:rPr>
          <w:rFonts w:ascii="Century" w:hAnsi="Century"/>
          <w:i/>
          <w:iCs/>
        </w:rPr>
        <w:t>calculate</w:t>
      </w:r>
      <w:ins w:id="179" w:author="Liza Rodler" w:date="2021-10-06T09:26:00Z">
        <w:r w:rsidR="004D397A">
          <w:rPr>
            <w:rFonts w:ascii="Century" w:hAnsi="Century"/>
            <w:i/>
            <w:iCs/>
          </w:rPr>
          <w:t>d</w:t>
        </w:r>
      </w:ins>
      <w:r w:rsidRPr="008F6936">
        <w:rPr>
          <w:rFonts w:ascii="Century" w:hAnsi="Century"/>
          <w:i/>
        </w:rPr>
        <w:t xml:space="preserve"> together as they are not disaggregated in the State Demographer data)</w:t>
      </w:r>
    </w:p>
    <w:p w14:paraId="607CD5CA" w14:textId="3E1A4BBE"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For each race-sex group and for each projection year (2020–2040), divide the Hispanic and non-Hispanic share of the population by the corresponding share for the reference year (2019) to generate a w</w:t>
      </w:r>
      <w:ins w:id="180" w:author="Liza Rodler" w:date="2021-10-06T09:26:00Z">
        <w:r w:rsidR="0072526F">
          <w:rPr>
            <w:rFonts w:ascii="Century" w:hAnsi="Century"/>
          </w:rPr>
          <w:t>e</w:t>
        </w:r>
      </w:ins>
      <w:r w:rsidRPr="008F6936">
        <w:rPr>
          <w:rFonts w:ascii="Century" w:hAnsi="Century"/>
        </w:rPr>
        <w:t>ight for both Hispanic population growth [</w:t>
      </w:r>
      <w:proofErr w:type="spellStart"/>
      <w:r w:rsidRPr="008F6936">
        <w:rPr>
          <w:rFonts w:ascii="Century" w:hAnsi="Century"/>
        </w:rPr>
        <w:t>hispgrwth</w:t>
      </w:r>
      <w:proofErr w:type="spellEnd"/>
      <w:r w:rsidRPr="008F6936">
        <w:rPr>
          <w:rFonts w:ascii="Century" w:hAnsi="Century"/>
        </w:rPr>
        <w:t>] and non-Hispanic growth [</w:t>
      </w:r>
      <w:proofErr w:type="spellStart"/>
      <w:r w:rsidRPr="008F6936">
        <w:rPr>
          <w:rFonts w:ascii="Century" w:hAnsi="Century"/>
        </w:rPr>
        <w:t>nonhispgrwth</w:t>
      </w:r>
      <w:proofErr w:type="spellEnd"/>
      <w:r w:rsidRPr="008F6936">
        <w:rPr>
          <w:rFonts w:ascii="Century" w:hAnsi="Century"/>
        </w:rPr>
        <w:t xml:space="preserve">] for each year </w:t>
      </w:r>
    </w:p>
    <w:p w14:paraId="30229C79" w14:textId="77777777" w:rsidR="003748BD" w:rsidRPr="008F6936" w:rsidRDefault="003748BD" w:rsidP="003748BD">
      <w:pPr>
        <w:pStyle w:val="ListParagraph"/>
        <w:numPr>
          <w:ilvl w:val="1"/>
          <w:numId w:val="14"/>
        </w:numPr>
        <w:spacing w:before="120" w:after="0"/>
        <w:contextualSpacing w:val="0"/>
        <w:rPr>
          <w:rFonts w:ascii="Century" w:hAnsi="Century"/>
        </w:rPr>
      </w:pPr>
      <w:r w:rsidRPr="008F6936">
        <w:rPr>
          <w:rFonts w:ascii="Century" w:hAnsi="Century"/>
        </w:rPr>
        <w:t>Merge growth weights with projection weights and multiply each [</w:t>
      </w:r>
      <w:proofErr w:type="spellStart"/>
      <w:r w:rsidRPr="008F6936">
        <w:rPr>
          <w:rFonts w:ascii="Century" w:hAnsi="Century"/>
        </w:rPr>
        <w:t>yearwt</w:t>
      </w:r>
      <w:proofErr w:type="spellEnd"/>
      <w:r w:rsidRPr="008F6936">
        <w:rPr>
          <w:rFonts w:ascii="Century" w:hAnsi="Century"/>
        </w:rPr>
        <w:t xml:space="preserve">] with the </w:t>
      </w:r>
      <w:proofErr w:type="gramStart"/>
      <w:r w:rsidRPr="008F6936">
        <w:rPr>
          <w:rFonts w:ascii="Century" w:hAnsi="Century"/>
        </w:rPr>
        <w:t>corresponding</w:t>
      </w:r>
      <w:del w:id="181" w:author="Liza Rodler" w:date="2021-10-06T09:27:00Z">
        <w:r w:rsidRPr="008F6936">
          <w:rPr>
            <w:rFonts w:ascii="Century" w:hAnsi="Century"/>
          </w:rPr>
          <w:delText xml:space="preserve"> </w:delText>
        </w:r>
      </w:del>
      <w:r w:rsidRPr="008F6936">
        <w:rPr>
          <w:rFonts w:ascii="Century" w:hAnsi="Century"/>
        </w:rPr>
        <w:t xml:space="preserve"> [</w:t>
      </w:r>
      <w:proofErr w:type="spellStart"/>
      <w:proofErr w:type="gramEnd"/>
      <w:r w:rsidRPr="008F6936">
        <w:rPr>
          <w:rFonts w:ascii="Century" w:hAnsi="Century"/>
        </w:rPr>
        <w:t>hispgrwth</w:t>
      </w:r>
      <w:proofErr w:type="spellEnd"/>
      <w:r w:rsidRPr="008F6936">
        <w:rPr>
          <w:rFonts w:ascii="Century" w:hAnsi="Century"/>
        </w:rPr>
        <w:t>] or [</w:t>
      </w:r>
      <w:proofErr w:type="spellStart"/>
      <w:r w:rsidRPr="008F6936">
        <w:rPr>
          <w:rFonts w:ascii="Century" w:hAnsi="Century"/>
        </w:rPr>
        <w:t>nonhispgrwth</w:t>
      </w:r>
      <w:proofErr w:type="spellEnd"/>
      <w:r w:rsidRPr="008F6936">
        <w:rPr>
          <w:rFonts w:ascii="Century" w:hAnsi="Century"/>
        </w:rPr>
        <w:t>] weight</w:t>
      </w:r>
      <w:commentRangeEnd w:id="172"/>
      <w:r w:rsidRPr="008F6936">
        <w:rPr>
          <w:rStyle w:val="CommentReference"/>
          <w:rFonts w:ascii="Century" w:eastAsia="Times New Roman" w:hAnsi="Century" w:cs="Times New Roman"/>
        </w:rPr>
        <w:commentReference w:id="172"/>
      </w:r>
    </w:p>
    <w:p w14:paraId="567C05DB" w14:textId="77777777" w:rsidR="003748BD" w:rsidRDefault="003748BD" w:rsidP="003748BD">
      <w:pPr>
        <w:spacing w:before="14" w:line="480" w:lineRule="auto"/>
        <w:jc w:val="both"/>
        <w:rPr>
          <w:rFonts w:ascii="Century" w:hAnsi="Century"/>
        </w:rPr>
      </w:pPr>
    </w:p>
    <w:p w14:paraId="5D606BDF" w14:textId="77777777" w:rsidR="008A5261" w:rsidRDefault="008A5261" w:rsidP="008A5261">
      <w:pPr>
        <w:spacing w:before="14" w:line="480" w:lineRule="auto"/>
        <w:ind w:left="720" w:firstLine="720"/>
        <w:jc w:val="both"/>
        <w:rPr>
          <w:rFonts w:ascii="Century" w:hAnsi="Century"/>
        </w:rPr>
      </w:pPr>
    </w:p>
    <w:p w14:paraId="17CF59B7" w14:textId="5C8544FD" w:rsidR="00960955" w:rsidRPr="00062F2A" w:rsidRDefault="00960955">
      <w:pPr>
        <w:rPr>
          <w:rFonts w:ascii="Century" w:hAnsi="Century"/>
          <w:sz w:val="28"/>
          <w:szCs w:val="28"/>
        </w:rPr>
      </w:pPr>
    </w:p>
    <w:sectPr w:rsidR="00960955" w:rsidRPr="00062F2A">
      <w:footerReference w:type="even" r:id="rId22"/>
      <w:footerReference w:type="default" r:id="rId23"/>
      <w:footnotePr>
        <w:numFmt w:val="lowerLetter"/>
      </w:footnotePr>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Thomas Fagan" w:date="2021-10-05T12:08:00Z" w:initials="TF">
    <w:p w14:paraId="36C84FD4" w14:textId="173211AE" w:rsidR="00C01B12" w:rsidRDefault="00C01B12">
      <w:pPr>
        <w:pStyle w:val="CommentText"/>
      </w:pPr>
      <w:r>
        <w:rPr>
          <w:rStyle w:val="CommentReference"/>
        </w:rPr>
        <w:annotationRef/>
      </w:r>
      <w:r>
        <w:t xml:space="preserve">The more I’ve been working on this the more a think we should move away from terms like this. </w:t>
      </w:r>
      <w:r w:rsidR="00B300E8">
        <w:t xml:space="preserve">“Aging the dataset” is a bit ambiguous and it seems more appropriate if we were doing a dynamic model. With a static model we’re </w:t>
      </w:r>
      <w:proofErr w:type="gramStart"/>
      <w:r w:rsidR="00B300E8">
        <w:t>really just</w:t>
      </w:r>
      <w:proofErr w:type="gramEnd"/>
      <w:r w:rsidR="00B300E8">
        <w:t xml:space="preserve"> reweighting the data set </w:t>
      </w:r>
    </w:p>
  </w:comment>
  <w:comment w:id="1" w:author="Thomas Fagan" w:date="2021-10-05T12:07:00Z" w:initials="TF">
    <w:p w14:paraId="732CF554" w14:textId="025EE597" w:rsidR="007766A1" w:rsidRDefault="00D1204E">
      <w:pPr>
        <w:pStyle w:val="CommentText"/>
      </w:pPr>
      <w:r>
        <w:t>6</w:t>
      </w:r>
      <w:r w:rsidR="007766A1">
        <w:rPr>
          <w:rStyle w:val="CommentReference"/>
        </w:rPr>
        <w:annotationRef/>
      </w:r>
      <w:r w:rsidR="007766A1">
        <w:t>Should this match the basic model we describe above?</w:t>
      </w:r>
    </w:p>
  </w:comment>
  <w:comment w:id="2" w:author="Sam Sloate" w:date="2021-10-06T08:46:00Z" w:initials="SS">
    <w:p w14:paraId="0F774A2C" w14:textId="5EC571C2" w:rsidR="00AF36C6" w:rsidRDefault="00AF36C6">
      <w:pPr>
        <w:pStyle w:val="CommentText"/>
      </w:pPr>
      <w:r>
        <w:rPr>
          <w:rStyle w:val="CommentReference"/>
        </w:rPr>
        <w:annotationRef/>
      </w:r>
      <w:r>
        <w:t xml:space="preserve">I’m fine with nah, </w:t>
      </w:r>
      <w:proofErr w:type="spellStart"/>
      <w:r>
        <w:t>becaue</w:t>
      </w:r>
      <w:proofErr w:type="spellEnd"/>
      <w:r>
        <w:t xml:space="preserve"> the above model was supposed to be less specific, but at this point they kind of have the same amount of granularity. Let’s discuss.</w:t>
      </w:r>
    </w:p>
  </w:comment>
  <w:comment w:id="3" w:author="Sam Sloate" w:date="2021-10-06T08:53:00Z" w:initials="SS">
    <w:p w14:paraId="56EEBC6A" w14:textId="1FBF20ED" w:rsidR="00D1204E" w:rsidRDefault="00D1204E">
      <w:pPr>
        <w:pStyle w:val="CommentText"/>
      </w:pPr>
      <w:r>
        <w:rPr>
          <w:rStyle w:val="CommentReference"/>
        </w:rPr>
        <w:annotationRef/>
      </w:r>
    </w:p>
  </w:comment>
  <w:comment w:id="4" w:author="Sam Sloate" w:date="2021-10-06T08:53:00Z" w:initials="SS">
    <w:p w14:paraId="193881DE" w14:textId="27DAECE1" w:rsidR="00D1204E" w:rsidRDefault="00D1204E">
      <w:pPr>
        <w:pStyle w:val="CommentText"/>
      </w:pPr>
      <w:r>
        <w:rPr>
          <w:rStyle w:val="CommentReference"/>
        </w:rPr>
        <w:annotationRef/>
      </w:r>
    </w:p>
  </w:comment>
  <w:comment w:id="5" w:author="Thomas Fagan" w:date="2021-10-06T09:55:00Z" w:initials="FT">
    <w:p w14:paraId="627ECD47" w14:textId="7A0CEA3A" w:rsidR="00BD7D3A" w:rsidRDefault="00BD7D3A">
      <w:pPr>
        <w:pStyle w:val="CommentText"/>
      </w:pPr>
      <w:r>
        <w:rPr>
          <w:rStyle w:val="CommentReference"/>
        </w:rPr>
        <w:annotationRef/>
      </w:r>
      <w:r>
        <w:t>Yeah in writing the consumption one I started to agree with you</w:t>
      </w:r>
    </w:p>
  </w:comment>
  <w:comment w:id="7" w:author="Thomas Fagan" w:date="2021-10-06T09:56:00Z" w:initials="FT">
    <w:p w14:paraId="3827B839" w14:textId="6AAD8F9D" w:rsidR="00A44138" w:rsidRDefault="00A44138">
      <w:pPr>
        <w:pStyle w:val="CommentText"/>
      </w:pPr>
      <w:r>
        <w:rPr>
          <w:rStyle w:val="CommentReference"/>
        </w:rPr>
        <w:annotationRef/>
      </w:r>
      <w:r>
        <w:t xml:space="preserve">This is a bit different from how I could define “collapse”. </w:t>
      </w:r>
      <w:r w:rsidR="007319FF">
        <w:t xml:space="preserve">Collapse would be, say, summing all the weights </w:t>
      </w:r>
      <w:r w:rsidR="00830340">
        <w:t>with a set of observations with the same sex, race, age characteristics. This is more just appending the years.</w:t>
      </w:r>
    </w:p>
  </w:comment>
  <w:comment w:id="8" w:author="Sam Sloate" w:date="2021-09-30T04:07:00Z" w:initials="SS">
    <w:p w14:paraId="2893A288" w14:textId="77777777" w:rsidR="0016292C" w:rsidRDefault="0016292C">
      <w:pPr>
        <w:pStyle w:val="CommentText"/>
      </w:pPr>
      <w:r>
        <w:rPr>
          <w:rStyle w:val="CommentReference"/>
        </w:rPr>
        <w:annotationRef/>
      </w:r>
      <w:r>
        <w:t xml:space="preserve">Steps: </w:t>
      </w:r>
    </w:p>
    <w:p w14:paraId="504DA57A" w14:textId="77777777" w:rsidR="00B72C9F" w:rsidRDefault="00B72C9F">
      <w:pPr>
        <w:pStyle w:val="CommentText"/>
      </w:pPr>
      <w:r>
        <w:t xml:space="preserve">1) </w:t>
      </w:r>
      <w:r w:rsidR="006E5154">
        <w:t xml:space="preserve">group all people with the same race, age group, and gender, and add their CPS </w:t>
      </w:r>
      <w:proofErr w:type="spellStart"/>
      <w:r w:rsidR="006E5154">
        <w:t>asecwt</w:t>
      </w:r>
      <w:proofErr w:type="spellEnd"/>
      <w:r w:rsidR="006E5154">
        <w:t xml:space="preserve"> together</w:t>
      </w:r>
    </w:p>
    <w:p w14:paraId="03FFEB95" w14:textId="77777777" w:rsidR="006E5154" w:rsidRDefault="006E5154">
      <w:pPr>
        <w:pStyle w:val="CommentText"/>
      </w:pPr>
      <w:r>
        <w:t xml:space="preserve">2) </w:t>
      </w:r>
      <w:r w:rsidR="00027395">
        <w:t>divide the summed weight by the total population weight</w:t>
      </w:r>
    </w:p>
    <w:p w14:paraId="1F184CDA" w14:textId="77777777" w:rsidR="00027395" w:rsidRDefault="00027395">
      <w:pPr>
        <w:pStyle w:val="CommentText"/>
      </w:pPr>
      <w:r>
        <w:t xml:space="preserve">3) create a new column with the </w:t>
      </w:r>
      <w:r w:rsidR="00007C14">
        <w:t>fractional weight</w:t>
      </w:r>
    </w:p>
    <w:p w14:paraId="4681862D" w14:textId="77777777" w:rsidR="00007C14" w:rsidRDefault="00007C14">
      <w:pPr>
        <w:pStyle w:val="CommentText"/>
      </w:pPr>
    </w:p>
    <w:p w14:paraId="0F322619" w14:textId="53EAC805" w:rsidR="00007C14" w:rsidRDefault="00007C14">
      <w:pPr>
        <w:pStyle w:val="CommentText"/>
      </w:pPr>
      <w:r>
        <w:t>(???) I think I’m missing something @ Tom</w:t>
      </w:r>
    </w:p>
  </w:comment>
  <w:comment w:id="9" w:author="Thomas Fagan" w:date="2021-10-06T09:58:00Z" w:initials="FT">
    <w:p w14:paraId="786F36FB" w14:textId="70EA06D8" w:rsidR="00D13AF1" w:rsidRDefault="00D13AF1">
      <w:pPr>
        <w:pStyle w:val="CommentText"/>
      </w:pPr>
      <w:r>
        <w:rPr>
          <w:rStyle w:val="CommentReference"/>
        </w:rPr>
        <w:annotationRef/>
      </w:r>
      <w:r>
        <w:t xml:space="preserve">I’ve detailed a lot of this in the Annex. (Haven’t adjusted incomes yet. </w:t>
      </w:r>
      <w:r w:rsidR="00FD616E">
        <w:t>Not sure CPI is the right way to do it)</w:t>
      </w:r>
    </w:p>
  </w:comment>
  <w:comment w:id="10" w:author="Thomas Fagan" w:date="2021-10-06T10:00:00Z" w:initials="FT">
    <w:p w14:paraId="5A2437B9" w14:textId="366EA6F4" w:rsidR="00686E30" w:rsidRDefault="00686E30">
      <w:pPr>
        <w:pStyle w:val="CommentText"/>
      </w:pPr>
      <w:r>
        <w:rPr>
          <w:rStyle w:val="CommentReference"/>
        </w:rPr>
        <w:annotationRef/>
      </w:r>
      <w:r>
        <w:t>Just want to discuss this so I understand</w:t>
      </w:r>
    </w:p>
  </w:comment>
  <w:comment w:id="11" w:author="Thomas Fagan" w:date="2021-10-06T10:02:00Z" w:initials="FT">
    <w:p w14:paraId="1DD7E0CC" w14:textId="2D1416F5" w:rsidR="00FF6B78" w:rsidRDefault="00FF6B78">
      <w:pPr>
        <w:pStyle w:val="CommentText"/>
      </w:pPr>
      <w:r>
        <w:rPr>
          <w:rStyle w:val="CommentReference"/>
        </w:rPr>
        <w:annotationRef/>
      </w:r>
      <w:r>
        <w:t>What find of industry experts?</w:t>
      </w:r>
    </w:p>
  </w:comment>
  <w:comment w:id="12" w:author="Thomas Fagan" w:date="2021-10-06T10:03:00Z" w:initials="FT">
    <w:p w14:paraId="3DDAC405" w14:textId="3B337BF1" w:rsidR="00751640" w:rsidRDefault="00751640">
      <w:pPr>
        <w:pStyle w:val="CommentText"/>
      </w:pPr>
      <w:r>
        <w:rPr>
          <w:rStyle w:val="CommentReference"/>
        </w:rPr>
        <w:annotationRef/>
      </w:r>
      <w:r>
        <w:t>Do we know anything about this technique?</w:t>
      </w:r>
    </w:p>
  </w:comment>
  <w:comment w:id="13" w:author="Thomas Fagan" w:date="2021-10-06T09:54:00Z" w:initials="FT">
    <w:p w14:paraId="400A1E30" w14:textId="33C1AC8B" w:rsidR="002D5099" w:rsidRDefault="002D5099">
      <w:pPr>
        <w:pStyle w:val="CommentText"/>
      </w:pPr>
      <w:r>
        <w:rPr>
          <w:rStyle w:val="CommentReference"/>
        </w:rPr>
        <w:annotationRef/>
      </w:r>
      <w:r>
        <w:t>I don’t remember this recommendation, nor do I get how this would work…</w:t>
      </w:r>
    </w:p>
  </w:comment>
  <w:comment w:id="16" w:author="Thomas Fagan" w:date="2021-10-06T10:04:00Z" w:initials="FT">
    <w:p w14:paraId="1538FCA0" w14:textId="39565B4E" w:rsidR="00C545BD" w:rsidRDefault="00C545BD">
      <w:pPr>
        <w:pStyle w:val="CommentText"/>
      </w:pPr>
      <w:r>
        <w:rPr>
          <w:rStyle w:val="CommentReference"/>
        </w:rPr>
        <w:annotationRef/>
      </w:r>
      <w:r>
        <w:t xml:space="preserve">Define </w:t>
      </w:r>
    </w:p>
  </w:comment>
  <w:comment w:id="17" w:author="Thomas Fagan" w:date="2021-10-06T10:05:00Z" w:initials="FT">
    <w:p w14:paraId="771DD282" w14:textId="4E97FD96" w:rsidR="004407FC" w:rsidRDefault="004407FC">
      <w:pPr>
        <w:pStyle w:val="CommentText"/>
      </w:pPr>
      <w:r>
        <w:rPr>
          <w:rStyle w:val="CommentReference"/>
        </w:rPr>
        <w:annotationRef/>
      </w:r>
      <w:r>
        <w:t>Probably easiest to do time series regression</w:t>
      </w:r>
    </w:p>
  </w:comment>
  <w:comment w:id="18" w:author="Thomas Fagan" w:date="2021-10-06T10:07:00Z" w:initials="FT">
    <w:p w14:paraId="5580585E" w14:textId="6433F3F0" w:rsidR="003715EA" w:rsidRDefault="003715EA">
      <w:pPr>
        <w:pStyle w:val="CommentText"/>
      </w:pPr>
      <w:r>
        <w:rPr>
          <w:rStyle w:val="CommentReference"/>
        </w:rPr>
        <w:annotationRef/>
      </w:r>
      <w:r>
        <w:t xml:space="preserve">We can, and probably should, </w:t>
      </w:r>
      <w:proofErr w:type="gramStart"/>
      <w:r>
        <w:t>actually predict</w:t>
      </w:r>
      <w:proofErr w:type="gramEnd"/>
      <w:r>
        <w:t xml:space="preserve"> 2015 – 2019 </w:t>
      </w:r>
    </w:p>
  </w:comment>
  <w:comment w:id="19" w:author="Sam Sloate" w:date="2021-10-06T09:03:00Z" w:initials="SS">
    <w:p w14:paraId="530CF7C7" w14:textId="51D9322D" w:rsidR="00D706EC" w:rsidRPr="00D706EC" w:rsidRDefault="00D706EC" w:rsidP="00D706EC">
      <w:pPr>
        <w:spacing w:line="480" w:lineRule="auto"/>
        <w:rPr>
          <w:rFonts w:ascii="Century" w:hAnsi="Century"/>
        </w:rPr>
      </w:pPr>
      <w:r w:rsidRPr="00D706EC">
        <w:rPr>
          <w:rStyle w:val="CommentReference"/>
        </w:rPr>
        <w:annotationRef/>
      </w:r>
      <w:r w:rsidRPr="00D706EC">
        <w:rPr>
          <w:rFonts w:ascii="Century" w:hAnsi="Century"/>
        </w:rPr>
        <w:t>When we have our collapsed 2015-2019 dataset, and apply the tax calc, should we get 2019’s tax liability? Or the average of 2015-2019’s liability, in 2019 dollars?</w:t>
      </w:r>
    </w:p>
  </w:comment>
  <w:comment w:id="21" w:author="Sam Sloate" w:date="2021-10-06T09:07:00Z" w:initials="SS">
    <w:p w14:paraId="74BEDF73" w14:textId="34C423BA" w:rsidR="0005473B" w:rsidRDefault="0005473B">
      <w:pPr>
        <w:pStyle w:val="CommentText"/>
      </w:pPr>
      <w:r>
        <w:rPr>
          <w:rStyle w:val="CommentReference"/>
        </w:rPr>
        <w:annotationRef/>
      </w:r>
      <w:r>
        <w:t>How are they different?</w:t>
      </w:r>
    </w:p>
  </w:comment>
  <w:comment w:id="22" w:author="Sam Sloate" w:date="2021-10-06T09:08:00Z" w:initials="SS">
    <w:p w14:paraId="639B63D2" w14:textId="3B557E65" w:rsidR="0005473B" w:rsidRDefault="0005473B">
      <w:pPr>
        <w:pStyle w:val="CommentText"/>
      </w:pPr>
      <w:r>
        <w:rPr>
          <w:rStyle w:val="CommentReference"/>
        </w:rPr>
        <w:annotationRef/>
      </w:r>
      <w:r>
        <w:t>Let’s do parallel sections</w:t>
      </w:r>
      <w:r w:rsidR="004C081D">
        <w:t>, one of us can change ours</w:t>
      </w:r>
    </w:p>
  </w:comment>
  <w:comment w:id="23" w:author="Thomas Fagan" w:date="2021-10-05T19:14:00Z" w:initials="TF">
    <w:p w14:paraId="4A954E69" w14:textId="281C5A0A" w:rsidR="00EC2CE1" w:rsidRDefault="00EC2CE1">
      <w:pPr>
        <w:pStyle w:val="CommentText"/>
      </w:pPr>
      <w:r>
        <w:rPr>
          <w:rStyle w:val="CommentReference"/>
        </w:rPr>
        <w:annotationRef/>
      </w:r>
      <w:r>
        <w:t xml:space="preserve">I think this whole section probably just needs to be the </w:t>
      </w:r>
      <w:r w:rsidR="005E7B15">
        <w:t xml:space="preserve">bolded steps and the rest can go in an annex. </w:t>
      </w:r>
    </w:p>
  </w:comment>
  <w:comment w:id="25" w:author="Thomas Fagan" w:date="2021-10-05T19:23:00Z" w:initials="TF">
    <w:p w14:paraId="2AF62BF4" w14:textId="3E17A4E7" w:rsidR="00451650" w:rsidRDefault="00451650">
      <w:pPr>
        <w:pStyle w:val="CommentText"/>
      </w:pPr>
      <w:r>
        <w:rPr>
          <w:rStyle w:val="CommentReference"/>
        </w:rPr>
        <w:annotationRef/>
      </w:r>
      <w:r>
        <w:t xml:space="preserve">This might be noted in the data section. </w:t>
      </w:r>
      <w:r w:rsidR="00BB657C">
        <w:t xml:space="preserve">We also may want to note here or elsewhere why we are only concerned about age and income. </w:t>
      </w:r>
    </w:p>
  </w:comment>
  <w:comment w:id="46" w:author="Sam Sloate" w:date="2021-10-06T09:18:00Z" w:initials="SS">
    <w:p w14:paraId="10AEFB4A" w14:textId="2106EF79" w:rsidR="00F6602B" w:rsidRDefault="00F6602B">
      <w:pPr>
        <w:pStyle w:val="CommentText"/>
      </w:pPr>
      <w:r>
        <w:rPr>
          <w:rStyle w:val="CommentReference"/>
        </w:rPr>
        <w:annotationRef/>
      </w:r>
      <w:r>
        <w:t xml:space="preserve">Let’s align our language </w:t>
      </w:r>
    </w:p>
  </w:comment>
  <w:comment w:id="47" w:author="Sam Sloate" w:date="2021-10-06T09:18:00Z" w:initials="SS">
    <w:p w14:paraId="0E78DDB3" w14:textId="32DCD281" w:rsidR="00DD1834" w:rsidRDefault="007F595C">
      <w:pPr>
        <w:pStyle w:val="CommentText"/>
      </w:pPr>
      <w:r>
        <w:rPr>
          <w:rStyle w:val="CommentReference"/>
        </w:rPr>
        <w:annotationRef/>
      </w:r>
      <w:r>
        <w:t>Are we calculating MPC for different baskets of good</w:t>
      </w:r>
      <w:r w:rsidR="00DD1834">
        <w:t>s</w:t>
      </w:r>
      <w:r>
        <w:t xml:space="preserve">? </w:t>
      </w:r>
      <w:proofErr w:type="gramStart"/>
      <w:r w:rsidR="00797C7E">
        <w:t>i.e.</w:t>
      </w:r>
      <w:proofErr w:type="gramEnd"/>
      <w:r w:rsidR="00797C7E">
        <w:t xml:space="preserve"> </w:t>
      </w:r>
      <w:r>
        <w:t>MPC for healthcare</w:t>
      </w:r>
      <w:r w:rsidR="00797C7E">
        <w:t>/</w:t>
      </w:r>
      <w:r w:rsidR="00FE600E">
        <w:t>restaurants</w:t>
      </w:r>
      <w:r w:rsidR="00797C7E">
        <w:t>/cars at age 20, 35, 45, etc.</w:t>
      </w:r>
      <w:r>
        <w:t xml:space="preserve">, </w:t>
      </w:r>
    </w:p>
    <w:p w14:paraId="7FF8489C" w14:textId="77777777" w:rsidR="00DD1834" w:rsidRDefault="00DD1834">
      <w:pPr>
        <w:pStyle w:val="CommentText"/>
      </w:pPr>
    </w:p>
    <w:p w14:paraId="76665546" w14:textId="4DDDC623" w:rsidR="007F595C" w:rsidRDefault="00797C7E">
      <w:pPr>
        <w:pStyle w:val="CommentText"/>
      </w:pPr>
      <w:r>
        <w:t>Or are we just calculating one MPC for each age group?</w:t>
      </w:r>
      <w:r w:rsidR="00DD1834">
        <w:t xml:space="preserve"> </w:t>
      </w:r>
      <w:proofErr w:type="gramStart"/>
      <w:r w:rsidR="00DD1834">
        <w:t>i.e.</w:t>
      </w:r>
      <w:proofErr w:type="gramEnd"/>
      <w:r w:rsidR="00DD1834">
        <w:t xml:space="preserve"> MPC for all goods at age 20, 35, 45, etc.</w:t>
      </w:r>
    </w:p>
  </w:comment>
  <w:comment w:id="48" w:author="Sam Sloate" w:date="2021-10-06T09:21:00Z" w:initials="SS">
    <w:p w14:paraId="155C9040" w14:textId="4E32890B" w:rsidR="00DE60A6" w:rsidRDefault="00DE60A6">
      <w:pPr>
        <w:pStyle w:val="CommentText"/>
      </w:pPr>
      <w:r>
        <w:rPr>
          <w:rStyle w:val="CommentReference"/>
        </w:rPr>
        <w:annotationRef/>
      </w:r>
      <w:r>
        <w:t xml:space="preserve">Do we need more detail on why these specifically? We should list which are </w:t>
      </w:r>
      <w:proofErr w:type="spellStart"/>
      <w:r>
        <w:t>examply</w:t>
      </w:r>
      <w:proofErr w:type="spellEnd"/>
      <w:r>
        <w:t xml:space="preserve"> and which are subject to excise</w:t>
      </w:r>
    </w:p>
  </w:comment>
  <w:comment w:id="49" w:author="Thomas Fagan" w:date="2021-10-05T13:48:00Z" w:initials="TF">
    <w:p w14:paraId="162D4C19" w14:textId="0D6262A6" w:rsidR="00C81897" w:rsidRDefault="00C81897">
      <w:pPr>
        <w:pStyle w:val="CommentText"/>
      </w:pPr>
      <w:r>
        <w:rPr>
          <w:rStyle w:val="CommentReference"/>
        </w:rPr>
        <w:annotationRef/>
      </w:r>
      <w:r>
        <w:t xml:space="preserve">Here we could also incorporate race, ethnicity, sex, education, if you have info on income growth by these variables. </w:t>
      </w:r>
    </w:p>
  </w:comment>
  <w:comment w:id="50" w:author="Sam Sloate" w:date="2021-10-06T09:22:00Z" w:initials="SS">
    <w:p w14:paraId="03C04151" w14:textId="7793EC23" w:rsidR="00DE60A6" w:rsidRDefault="00DE60A6">
      <w:pPr>
        <w:pStyle w:val="CommentText"/>
      </w:pPr>
      <w:r>
        <w:rPr>
          <w:rStyle w:val="CommentReference"/>
        </w:rPr>
        <w:annotationRef/>
      </w:r>
      <w:r>
        <w:t xml:space="preserve">I think if we have the data, why not? </w:t>
      </w:r>
    </w:p>
  </w:comment>
  <w:comment w:id="51" w:author="Liza Rodler" w:date="2021-10-06T09:22:00Z" w:initials="LR">
    <w:p w14:paraId="4583E98E" w14:textId="3C84F3F9" w:rsidR="008509CA" w:rsidRDefault="008509CA">
      <w:pPr>
        <w:pStyle w:val="CommentText"/>
      </w:pPr>
      <w:r>
        <w:rPr>
          <w:rStyle w:val="CommentReference"/>
        </w:rPr>
        <w:annotationRef/>
      </w:r>
      <w:r>
        <w:t xml:space="preserve">We do </w:t>
      </w:r>
      <w:r w:rsidRPr="008509CA">
        <w:rPr>
          <w:b/>
          <w:bCs/>
        </w:rPr>
        <w:t>not</w:t>
      </w:r>
      <w:r>
        <w:t xml:space="preserve"> have income growth broken down by these demographics</w:t>
      </w:r>
    </w:p>
  </w:comment>
  <w:comment w:id="54" w:author="Sam Sloate" w:date="2021-10-06T09:25:00Z" w:initials="SS">
    <w:p w14:paraId="6AA65312" w14:textId="1E782E45" w:rsidR="00EE5C8A" w:rsidRDefault="00EE5C8A">
      <w:pPr>
        <w:pStyle w:val="CommentText"/>
      </w:pPr>
      <w:r>
        <w:rPr>
          <w:rStyle w:val="CommentReference"/>
        </w:rPr>
        <w:annotationRef/>
      </w:r>
      <w:r>
        <w:t>Walk me through this in person?</w:t>
      </w:r>
    </w:p>
  </w:comment>
  <w:comment w:id="56" w:author="Sam Sloate" w:date="2021-10-06T09:25:00Z" w:initials="SS">
    <w:p w14:paraId="0393D9B9" w14:textId="1367B2C2" w:rsidR="00EE5C8A" w:rsidRDefault="00EE5C8A">
      <w:pPr>
        <w:pStyle w:val="CommentText"/>
      </w:pPr>
      <w:r>
        <w:rPr>
          <w:rStyle w:val="CommentReference"/>
        </w:rPr>
        <w:annotationRef/>
      </w:r>
      <w:r>
        <w:t>Why is liquor included twice?</w:t>
      </w:r>
    </w:p>
  </w:comment>
  <w:comment w:id="55" w:author="Thomas Fagan" w:date="2021-10-05T19:21:00Z" w:initials="TF">
    <w:p w14:paraId="069D6E9F" w14:textId="4321252B" w:rsidR="003C26FE" w:rsidRDefault="003C26FE">
      <w:pPr>
        <w:pStyle w:val="CommentText"/>
      </w:pPr>
      <w:r>
        <w:rPr>
          <w:rStyle w:val="CommentReference"/>
        </w:rPr>
        <w:annotationRef/>
      </w:r>
      <w:r>
        <w:t xml:space="preserve">We </w:t>
      </w:r>
      <w:proofErr w:type="gramStart"/>
      <w:r>
        <w:t>actually we</w:t>
      </w:r>
      <w:proofErr w:type="gramEnd"/>
      <w:r>
        <w:t xml:space="preserve"> need about think about how to calculate this</w:t>
      </w:r>
      <w:r w:rsidR="008434E2">
        <w:t xml:space="preserve">. Tobacco is trick because it’s a unit tax, and liquor is variable by type. </w:t>
      </w:r>
    </w:p>
  </w:comment>
  <w:comment w:id="96" w:author="Thomas Fagan" w:date="2021-10-06T11:05:00Z" w:initials="FT">
    <w:p w14:paraId="4F6DDB75" w14:textId="5536BD0D" w:rsidR="006915F5" w:rsidRDefault="006915F5">
      <w:pPr>
        <w:pStyle w:val="CommentText"/>
      </w:pPr>
      <w:r>
        <w:rPr>
          <w:rStyle w:val="CommentReference"/>
        </w:rPr>
        <w:annotationRef/>
      </w:r>
      <w:r>
        <w:t xml:space="preserve">I’ve described this in a deliverables section, below. </w:t>
      </w:r>
    </w:p>
  </w:comment>
  <w:comment w:id="111" w:author="Sam Sloate" w:date="2021-10-06T09:28:00Z" w:initials="SS">
    <w:p w14:paraId="7953683A" w14:textId="2E36AB66" w:rsidR="005D27C5" w:rsidRDefault="005D27C5">
      <w:pPr>
        <w:pStyle w:val="CommentText"/>
      </w:pPr>
      <w:r>
        <w:rPr>
          <w:rStyle w:val="CommentReference"/>
        </w:rPr>
        <w:annotationRef/>
      </w:r>
      <w:r>
        <w:t>Do we need to define?</w:t>
      </w:r>
    </w:p>
  </w:comment>
  <w:comment w:id="170" w:author="Sam Sloate" w:date="2021-10-06T09:31:00Z" w:initials="SS">
    <w:p w14:paraId="5740EADA" w14:textId="47D83054" w:rsidR="00151093" w:rsidRDefault="00151093">
      <w:pPr>
        <w:pStyle w:val="CommentText"/>
      </w:pPr>
      <w:r>
        <w:rPr>
          <w:rStyle w:val="CommentReference"/>
        </w:rPr>
        <w:annotationRef/>
      </w:r>
      <w:r>
        <w:t>It doesn’t say anything about the CES in here lol</w:t>
      </w:r>
    </w:p>
  </w:comment>
  <w:comment w:id="171" w:author="Sam Sloate" w:date="2021-10-06T10:06:00Z" w:initials="SS">
    <w:p w14:paraId="7B1D1B15" w14:textId="03E267B1" w:rsidR="007F4966" w:rsidRPr="007F4966" w:rsidRDefault="007F4966" w:rsidP="007F4966">
      <w:pPr>
        <w:spacing w:before="14" w:line="480" w:lineRule="auto"/>
        <w:ind w:firstLine="720"/>
        <w:jc w:val="both"/>
        <w:rPr>
          <w:rFonts w:ascii="Century" w:hAnsi="Century"/>
        </w:rPr>
      </w:pPr>
      <w:r>
        <w:rPr>
          <w:rStyle w:val="CommentReference"/>
        </w:rPr>
        <w:annotationRef/>
      </w:r>
      <w:r w:rsidR="00EE439F">
        <w:rPr>
          <w:rStyle w:val="CommentReference"/>
        </w:rPr>
        <w:t>BEO doesn’t have income growth rates by age or anything right</w:t>
      </w:r>
    </w:p>
  </w:comment>
  <w:comment w:id="172" w:author="Thomas Fagan" w:date="2021-10-04T20:59:00Z" w:initials="TF">
    <w:p w14:paraId="53A69E50" w14:textId="0BE0DAA9" w:rsidR="003748BD" w:rsidRDefault="003748BD">
      <w:pPr>
        <w:pStyle w:val="CommentText"/>
      </w:pPr>
      <w:r>
        <w:rPr>
          <w:rStyle w:val="CommentReference"/>
        </w:rPr>
        <w:annotationRef/>
      </w:r>
      <w:r>
        <w:t>Sam, this is how I typed this up. Let me know what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C84FD4" w15:done="0"/>
  <w15:commentEx w15:paraId="732CF554" w15:done="0"/>
  <w15:commentEx w15:paraId="0F774A2C" w15:paraIdParent="732CF554" w15:done="0"/>
  <w15:commentEx w15:paraId="56EEBC6A" w15:paraIdParent="732CF554" w15:done="0"/>
  <w15:commentEx w15:paraId="193881DE" w15:paraIdParent="732CF554" w15:done="0"/>
  <w15:commentEx w15:paraId="627ECD47" w15:paraIdParent="732CF554" w15:done="0"/>
  <w15:commentEx w15:paraId="3827B839" w15:done="0"/>
  <w15:commentEx w15:paraId="0F322619" w15:done="0"/>
  <w15:commentEx w15:paraId="786F36FB" w15:paraIdParent="0F322619" w15:done="0"/>
  <w15:commentEx w15:paraId="5A2437B9" w15:done="0"/>
  <w15:commentEx w15:paraId="1DD7E0CC" w15:done="0"/>
  <w15:commentEx w15:paraId="3DDAC405" w15:done="0"/>
  <w15:commentEx w15:paraId="400A1E30" w15:done="0"/>
  <w15:commentEx w15:paraId="1538FCA0" w15:done="0"/>
  <w15:commentEx w15:paraId="771DD282" w15:done="0"/>
  <w15:commentEx w15:paraId="5580585E" w15:done="0"/>
  <w15:commentEx w15:paraId="530CF7C7" w15:done="0"/>
  <w15:commentEx w15:paraId="74BEDF73" w15:done="0"/>
  <w15:commentEx w15:paraId="639B63D2" w15:done="0"/>
  <w15:commentEx w15:paraId="4A954E69" w15:done="0"/>
  <w15:commentEx w15:paraId="2AF62BF4" w15:done="0"/>
  <w15:commentEx w15:paraId="10AEFB4A" w15:done="0"/>
  <w15:commentEx w15:paraId="76665546" w15:done="0"/>
  <w15:commentEx w15:paraId="155C9040" w15:done="0"/>
  <w15:commentEx w15:paraId="162D4C19" w15:done="0"/>
  <w15:commentEx w15:paraId="03C04151" w15:paraIdParent="162D4C19" w15:done="0"/>
  <w15:commentEx w15:paraId="4583E98E" w15:paraIdParent="162D4C19" w15:done="0"/>
  <w15:commentEx w15:paraId="6AA65312" w15:done="0"/>
  <w15:commentEx w15:paraId="0393D9B9" w15:done="0"/>
  <w15:commentEx w15:paraId="069D6E9F" w15:done="0"/>
  <w15:commentEx w15:paraId="4F6DDB75" w15:done="0"/>
  <w15:commentEx w15:paraId="7953683A" w15:done="0"/>
  <w15:commentEx w15:paraId="5740EADA" w15:done="0"/>
  <w15:commentEx w15:paraId="7B1D1B15" w15:done="0"/>
  <w15:commentEx w15:paraId="53A69E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6BEB6" w16cex:dateUtc="2021-10-05T16:08:00Z"/>
  <w16cex:commentExtensible w16cex:durableId="2506BE92" w16cex:dateUtc="2021-10-05T16:07:00Z"/>
  <w16cex:commentExtensible w16cex:durableId="2507E102" w16cex:dateUtc="2021-10-06T12:46:00Z"/>
  <w16cex:commentExtensible w16cex:durableId="2507E281" w16cex:dateUtc="2021-10-06T12:53:00Z"/>
  <w16cex:commentExtensible w16cex:durableId="2507E28C" w16cex:dateUtc="2021-10-06T12:53:00Z"/>
  <w16cex:commentExtensible w16cex:durableId="2507F122" w16cex:dateUtc="2021-10-06T13:55:00Z"/>
  <w16cex:commentExtensible w16cex:durableId="2507F163" w16cex:dateUtc="2021-10-06T13:56:00Z"/>
  <w16cex:commentExtensible w16cex:durableId="24FFE09D" w16cex:dateUtc="2021-09-30T11:07:00Z"/>
  <w16cex:commentExtensible w16cex:durableId="2507F1BF" w16cex:dateUtc="2021-10-06T13:58:00Z"/>
  <w16cex:commentExtensible w16cex:durableId="2507F241" w16cex:dateUtc="2021-10-06T14:00:00Z"/>
  <w16cex:commentExtensible w16cex:durableId="2507F2D2" w16cex:dateUtc="2021-10-06T14:02:00Z"/>
  <w16cex:commentExtensible w16cex:durableId="2507F2ED" w16cex:dateUtc="2021-10-06T14:03:00Z"/>
  <w16cex:commentExtensible w16cex:durableId="2507F0D3" w16cex:dateUtc="2021-10-06T13:54:00Z"/>
  <w16cex:commentExtensible w16cex:durableId="2507F313" w16cex:dateUtc="2021-10-06T14:04:00Z"/>
  <w16cex:commentExtensible w16cex:durableId="2507F387" w16cex:dateUtc="2021-10-06T14:05:00Z"/>
  <w16cex:commentExtensible w16cex:durableId="2507F3E7" w16cex:dateUtc="2021-10-06T14:07:00Z"/>
  <w16cex:commentExtensible w16cex:durableId="2507E4D6" w16cex:dateUtc="2021-10-06T13:03:00Z"/>
  <w16cex:commentExtensible w16cex:durableId="2507E5DB" w16cex:dateUtc="2021-10-06T13:07:00Z"/>
  <w16cex:commentExtensible w16cex:durableId="2507E5F8" w16cex:dateUtc="2021-10-06T13:08:00Z"/>
  <w16cex:commentExtensible w16cex:durableId="250722A1" w16cex:dateUtc="2021-10-05T23:14:00Z"/>
  <w16cex:commentExtensible w16cex:durableId="250724C9" w16cex:dateUtc="2021-10-05T23:23:00Z"/>
  <w16cex:commentExtensible w16cex:durableId="2507E857" w16cex:dateUtc="2021-10-06T13:18:00Z"/>
  <w16cex:commentExtensible w16cex:durableId="2507E87B" w16cex:dateUtc="2021-10-06T13:18:00Z"/>
  <w16cex:commentExtensible w16cex:durableId="2507E943" w16cex:dateUtc="2021-10-06T13:21:00Z"/>
  <w16cex:commentExtensible w16cex:durableId="2506D646" w16cex:dateUtc="2021-10-05T17:48:00Z"/>
  <w16cex:commentExtensible w16cex:durableId="2507E955" w16cex:dateUtc="2021-10-06T13:22:00Z"/>
  <w16cex:commentExtensible w16cex:durableId="2507E966" w16cex:dateUtc="2021-10-06T13:22:00Z"/>
  <w16cex:commentExtensible w16cex:durableId="2507EA1D" w16cex:dateUtc="2021-10-06T13:25:00Z"/>
  <w16cex:commentExtensible w16cex:durableId="2507EA25" w16cex:dateUtc="2021-10-06T13:25:00Z"/>
  <w16cex:commentExtensible w16cex:durableId="25072440" w16cex:dateUtc="2021-10-05T23:21:00Z"/>
  <w16cex:commentExtensible w16cex:durableId="25080177" w16cex:dateUtc="2021-10-06T15:05:00Z"/>
  <w16cex:commentExtensible w16cex:durableId="2507EAB5" w16cex:dateUtc="2021-10-06T13:28:00Z"/>
  <w16cex:commentExtensible w16cex:durableId="2507EB73" w16cex:dateUtc="2021-10-06T13:31:00Z"/>
  <w16cex:commentExtensible w16cex:durableId="2507F3B3" w16cex:dateUtc="2021-10-06T14:06:00Z"/>
  <w16cex:commentExtensible w16cex:durableId="2505E9BB" w16cex:dateUtc="2021-10-05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C84FD4" w16cid:durableId="2506BEB6"/>
  <w16cid:commentId w16cid:paraId="732CF554" w16cid:durableId="2506BE92"/>
  <w16cid:commentId w16cid:paraId="0F774A2C" w16cid:durableId="2507E102"/>
  <w16cid:commentId w16cid:paraId="56EEBC6A" w16cid:durableId="2507E281"/>
  <w16cid:commentId w16cid:paraId="193881DE" w16cid:durableId="2507E28C"/>
  <w16cid:commentId w16cid:paraId="627ECD47" w16cid:durableId="2507F122"/>
  <w16cid:commentId w16cid:paraId="3827B839" w16cid:durableId="2507F163"/>
  <w16cid:commentId w16cid:paraId="0F322619" w16cid:durableId="24FFE09D"/>
  <w16cid:commentId w16cid:paraId="786F36FB" w16cid:durableId="2507F1BF"/>
  <w16cid:commentId w16cid:paraId="5A2437B9" w16cid:durableId="2507F241"/>
  <w16cid:commentId w16cid:paraId="1DD7E0CC" w16cid:durableId="2507F2D2"/>
  <w16cid:commentId w16cid:paraId="3DDAC405" w16cid:durableId="2507F2ED"/>
  <w16cid:commentId w16cid:paraId="400A1E30" w16cid:durableId="2507F0D3"/>
  <w16cid:commentId w16cid:paraId="1538FCA0" w16cid:durableId="2507F313"/>
  <w16cid:commentId w16cid:paraId="771DD282" w16cid:durableId="2507F387"/>
  <w16cid:commentId w16cid:paraId="5580585E" w16cid:durableId="2507F3E7"/>
  <w16cid:commentId w16cid:paraId="530CF7C7" w16cid:durableId="2507E4D6"/>
  <w16cid:commentId w16cid:paraId="74BEDF73" w16cid:durableId="2507E5DB"/>
  <w16cid:commentId w16cid:paraId="639B63D2" w16cid:durableId="2507E5F8"/>
  <w16cid:commentId w16cid:paraId="4A954E69" w16cid:durableId="250722A1"/>
  <w16cid:commentId w16cid:paraId="2AF62BF4" w16cid:durableId="250724C9"/>
  <w16cid:commentId w16cid:paraId="10AEFB4A" w16cid:durableId="2507E857"/>
  <w16cid:commentId w16cid:paraId="76665546" w16cid:durableId="2507E87B"/>
  <w16cid:commentId w16cid:paraId="155C9040" w16cid:durableId="2507E943"/>
  <w16cid:commentId w16cid:paraId="162D4C19" w16cid:durableId="2506D646"/>
  <w16cid:commentId w16cid:paraId="03C04151" w16cid:durableId="2507E955"/>
  <w16cid:commentId w16cid:paraId="4583E98E" w16cid:durableId="2507E966"/>
  <w16cid:commentId w16cid:paraId="6AA65312" w16cid:durableId="2507EA1D"/>
  <w16cid:commentId w16cid:paraId="0393D9B9" w16cid:durableId="2507EA25"/>
  <w16cid:commentId w16cid:paraId="069D6E9F" w16cid:durableId="25072440"/>
  <w16cid:commentId w16cid:paraId="4F6DDB75" w16cid:durableId="25080177"/>
  <w16cid:commentId w16cid:paraId="7953683A" w16cid:durableId="2507EAB5"/>
  <w16cid:commentId w16cid:paraId="5740EADA" w16cid:durableId="2507EB73"/>
  <w16cid:commentId w16cid:paraId="7B1D1B15" w16cid:durableId="2507F3B3"/>
  <w16cid:commentId w16cid:paraId="53A69E50" w16cid:durableId="2505E9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9067C" w14:textId="77777777" w:rsidR="00890419" w:rsidRDefault="00890419" w:rsidP="00763422">
      <w:r>
        <w:separator/>
      </w:r>
    </w:p>
  </w:endnote>
  <w:endnote w:type="continuationSeparator" w:id="0">
    <w:p w14:paraId="22B1C89B" w14:textId="77777777" w:rsidR="00890419" w:rsidRDefault="00890419" w:rsidP="00763422">
      <w:r>
        <w:continuationSeparator/>
      </w:r>
    </w:p>
  </w:endnote>
  <w:endnote w:type="continuationNotice" w:id="1">
    <w:p w14:paraId="04B4F9E6" w14:textId="77777777" w:rsidR="00890419" w:rsidRDefault="00890419"/>
  </w:endnote>
  <w:endnote w:id="2">
    <w:p w14:paraId="50F53DCD" w14:textId="77777777" w:rsidR="00635BAE" w:rsidRPr="00DF29A0" w:rsidRDefault="00635BAE" w:rsidP="00635BAE">
      <w:pPr>
        <w:spacing w:before="120" w:after="120"/>
        <w:rPr>
          <w:rFonts w:ascii="Century" w:hAnsi="Century"/>
          <w:sz w:val="20"/>
          <w:szCs w:val="20"/>
        </w:rPr>
      </w:pPr>
      <w:r w:rsidRPr="00DF29A0">
        <w:rPr>
          <w:rStyle w:val="EndnoteReference"/>
          <w:rFonts w:ascii="Century" w:hAnsi="Century"/>
          <w:sz w:val="20"/>
          <w:szCs w:val="20"/>
        </w:rPr>
        <w:endnoteRef/>
      </w:r>
      <w:r w:rsidRPr="00DF29A0">
        <w:rPr>
          <w:rFonts w:ascii="Century" w:hAnsi="Century"/>
          <w:sz w:val="20"/>
          <w:szCs w:val="20"/>
        </w:rPr>
        <w:t xml:space="preserve"> Congressional Budget Office, “An Overview of CBO’s Microsimulation Tax Model,” accessed September 9, 2021, </w:t>
      </w:r>
      <w:hyperlink r:id="rId1" w:history="1">
        <w:r w:rsidRPr="00DF29A0">
          <w:rPr>
            <w:rStyle w:val="Hyperlink"/>
            <w:rFonts w:ascii="Century" w:hAnsi="Century"/>
            <w:sz w:val="20"/>
            <w:szCs w:val="20"/>
          </w:rPr>
          <w:t>https://www.cbo.gov/system/files?file=2018-06/54096-taxmodel.pdf</w:t>
        </w:r>
      </w:hyperlink>
    </w:p>
  </w:endnote>
  <w:endnote w:id="3">
    <w:p w14:paraId="18081587" w14:textId="64B15009" w:rsidR="00C47D4A" w:rsidRDefault="00C47D4A">
      <w:pPr>
        <w:pStyle w:val="EndnoteText"/>
      </w:pPr>
      <w:r>
        <w:rPr>
          <w:rStyle w:val="EndnoteReference"/>
        </w:rPr>
        <w:endnoteRef/>
      </w:r>
      <w:r>
        <w:t xml:space="preserve"> </w:t>
      </w:r>
      <w:r w:rsidRPr="00C47D4A">
        <w:t>https://www.nber.org/system/files/working_papers/w19846/w19846.pdf#:~:text=Most%20researchers%20measuring%20long-term%20trends%20in%20earnings%20with,researchers%20using%20a%20multiple%20between%201.3%20and%201.5</w:t>
      </w:r>
    </w:p>
  </w:endnote>
  <w:endnote w:id="4">
    <w:p w14:paraId="7A4E795B" w14:textId="2B6763E8" w:rsidR="005F51E5" w:rsidRDefault="005F51E5">
      <w:pPr>
        <w:pStyle w:val="EndnoteText"/>
      </w:pPr>
      <w:r>
        <w:rPr>
          <w:rStyle w:val="EndnoteReference"/>
        </w:rPr>
        <w:endnoteRef/>
      </w:r>
      <w:r>
        <w:t xml:space="preserve"> </w:t>
      </w:r>
      <w:r w:rsidRPr="005F51E5">
        <w:t>https://www.sciencedirect.com/science/article/abs/pii/S0165176510000881</w:t>
      </w:r>
    </w:p>
  </w:endnote>
  <w:endnote w:id="5">
    <w:p w14:paraId="13B28550" w14:textId="27936F9B" w:rsidR="00DB3F8B" w:rsidRDefault="00DB3F8B">
      <w:pPr>
        <w:pStyle w:val="EndnoteText"/>
      </w:pPr>
      <w:r>
        <w:rPr>
          <w:rStyle w:val="EndnoteReference"/>
        </w:rPr>
        <w:endnoteRef/>
      </w:r>
      <w:r>
        <w:t xml:space="preserve"> </w:t>
      </w:r>
      <w:r w:rsidRPr="00DB3F8B">
        <w:t>https://www.cbo.gov/sites/default/files/cbofiles/ftpdocs/71xx/doc7164/2006-06.pdf</w:t>
      </w:r>
    </w:p>
  </w:endnote>
  <w:endnote w:id="6">
    <w:p w14:paraId="5AA53D93" w14:textId="7C84AA25" w:rsidR="0050540A" w:rsidRDefault="0050540A">
      <w:pPr>
        <w:pStyle w:val="EndnoteText"/>
      </w:pPr>
      <w:r>
        <w:rPr>
          <w:rStyle w:val="EndnoteReference"/>
        </w:rPr>
        <w:endnoteRef/>
      </w:r>
      <w:r>
        <w:t xml:space="preserve"> </w:t>
      </w:r>
      <w:r w:rsidRPr="0050540A">
        <w:t>https://www.census.gov/content/dam/Census/library/working-papers/2004/demo/oharataxmodel.pdf</w:t>
      </w:r>
    </w:p>
  </w:endnote>
  <w:endnote w:id="7">
    <w:p w14:paraId="6CA890C0" w14:textId="3AA3BE97" w:rsidR="00FD154C" w:rsidRDefault="00FD154C">
      <w:pPr>
        <w:pStyle w:val="EndnoteText"/>
      </w:pPr>
      <w:r>
        <w:rPr>
          <w:rStyle w:val="EndnoteReference"/>
        </w:rPr>
        <w:endnoteRef/>
      </w:r>
      <w:r>
        <w:t xml:space="preserve"> </w:t>
      </w:r>
      <w:r w:rsidRPr="00FD154C">
        <w:t>https://www.irs.gov/pub/irs-soi/06ohara.pdf#:~:text=This%20same%20method%20is%20applied%20to%20determine%20the,simulated%20separately%3B%20this%20section%20only%20discusses%20capital%20gains.</w:t>
      </w:r>
    </w:p>
  </w:endnote>
  <w:endnote w:id="8">
    <w:p w14:paraId="7E8E9285" w14:textId="5442B07E" w:rsidR="007A5F44" w:rsidRDefault="007A5F44">
      <w:pPr>
        <w:pStyle w:val="EndnoteText"/>
      </w:pPr>
      <w:r>
        <w:rPr>
          <w:rStyle w:val="EndnoteReference"/>
        </w:rPr>
        <w:endnoteRef/>
      </w:r>
      <w:r>
        <w:t xml:space="preserve"> </w:t>
      </w:r>
      <w:r w:rsidRPr="007A5F44">
        <w:t>https://www.irs.gov/taxtopics/tc652</w:t>
      </w:r>
    </w:p>
  </w:endnote>
  <w:endnote w:id="9">
    <w:p w14:paraId="2BF114AA" w14:textId="63CAE05D" w:rsidR="006117C7" w:rsidRDefault="006117C7" w:rsidP="006117C7">
      <w:pPr>
        <w:pStyle w:val="EndnoteText"/>
        <w:rPr>
          <w:ins w:id="81" w:author="Thomas Fagan" w:date="2021-10-06T11:54:00Z"/>
        </w:rPr>
      </w:pPr>
      <w:ins w:id="82" w:author="Thomas Fagan" w:date="2021-10-06T11:54:00Z">
        <w:r>
          <w:rPr>
            <w:rStyle w:val="EndnoteReference"/>
          </w:rPr>
          <w:endnoteRef/>
        </w:r>
        <w:r>
          <w:t xml:space="preserve"> </w:t>
        </w:r>
      </w:ins>
      <w:ins w:id="83" w:author="Thomas Fagan" w:date="2021-10-06T11:55:00Z">
        <w:r w:rsidR="003A3556">
          <w:t>Visit North Carolina</w:t>
        </w:r>
        <w:r w:rsidR="003A3556" w:rsidRPr="003A3556">
          <w:t xml:space="preserve"> </w:t>
        </w:r>
        <w:r w:rsidR="003A3556">
          <w:t xml:space="preserve">(a part of the Economic Development Partnership of North Carolina), </w:t>
        </w:r>
      </w:ins>
      <w:ins w:id="84" w:author="Thomas Fagan" w:date="2021-10-06T11:54:00Z">
        <w:r>
          <w:t>2019 Annual Report</w:t>
        </w:r>
      </w:ins>
      <w:ins w:id="85" w:author="Thomas Fagan" w:date="2021-10-06T11:55:00Z">
        <w:r w:rsidR="005A5177">
          <w:t xml:space="preserve">. </w:t>
        </w:r>
      </w:ins>
    </w:p>
    <w:p w14:paraId="3C277984" w14:textId="7F295D2F" w:rsidR="006117C7" w:rsidRDefault="006117C7" w:rsidP="006117C7">
      <w:pPr>
        <w:pStyle w:val="EndnoteText"/>
      </w:pPr>
    </w:p>
  </w:endnote>
  <w:endnote w:id="10">
    <w:p w14:paraId="72F3CC7F" w14:textId="025EE9BA" w:rsidR="000B7D2E" w:rsidRDefault="000B7D2E">
      <w:pPr>
        <w:pStyle w:val="EndnoteText"/>
      </w:pPr>
      <w:r>
        <w:rPr>
          <w:rStyle w:val="EndnoteReference"/>
        </w:rPr>
        <w:endnoteRef/>
      </w:r>
      <w:r>
        <w:t xml:space="preserve"> </w:t>
      </w:r>
      <w:r w:rsidRPr="000B7D2E">
        <w:t xml:space="preserve">De </w:t>
      </w:r>
      <w:proofErr w:type="spellStart"/>
      <w:r w:rsidRPr="000B7D2E">
        <w:t>Nardi</w:t>
      </w:r>
      <w:proofErr w:type="spellEnd"/>
      <w:r w:rsidRPr="000B7D2E">
        <w:t xml:space="preserve">, </w:t>
      </w:r>
      <w:proofErr w:type="spellStart"/>
      <w:r w:rsidRPr="000B7D2E">
        <w:t>Mariacristina</w:t>
      </w:r>
      <w:proofErr w:type="spellEnd"/>
      <w:r w:rsidRPr="000B7D2E">
        <w:t>, Eric French, John Bailey Jones, and Rory McGee. “Why Do Couples and Singles Save During Retirement?” National Bureau of Economic Research</w:t>
      </w:r>
      <w:r>
        <w:t>,</w:t>
      </w:r>
      <w:r w:rsidRPr="000B7D2E">
        <w:t xml:space="preserve"> Working Paper 28828 (May 2021).</w:t>
      </w:r>
    </w:p>
  </w:endnote>
  <w:endnote w:id="11">
    <w:p w14:paraId="7DB22D9B" w14:textId="77777777" w:rsidR="00062F2A" w:rsidRPr="00DF29A0" w:rsidRDefault="00062F2A" w:rsidP="00062F2A">
      <w:pPr>
        <w:pStyle w:val="EndnoteText"/>
        <w:spacing w:before="120" w:after="120"/>
        <w:rPr>
          <w:rFonts w:ascii="Century" w:hAnsi="Century" w:cs="Times New Roman"/>
        </w:rPr>
      </w:pPr>
      <w:r w:rsidRPr="00DF29A0">
        <w:rPr>
          <w:rStyle w:val="EndnoteReference"/>
          <w:rFonts w:ascii="Century" w:hAnsi="Century" w:cs="Times New Roman"/>
        </w:rPr>
        <w:endnoteRef/>
      </w:r>
      <w:r w:rsidRPr="00DF29A0">
        <w:rPr>
          <w:rFonts w:ascii="Century" w:hAnsi="Century" w:cs="Times New Roman"/>
        </w:rPr>
        <w:t xml:space="preserve"> Urban Institute, “Static versus Dynamic Microsimulation,” accessed September 8, 2021, </w:t>
      </w:r>
      <w:hyperlink r:id="rId2" w:history="1">
        <w:r w:rsidRPr="00DF29A0">
          <w:rPr>
            <w:rStyle w:val="Hyperlink"/>
            <w:rFonts w:ascii="Century" w:hAnsi="Century" w:cs="Times New Roman"/>
          </w:rPr>
          <w:t>https://boreas.urban.org/documentation/Static%20versus%20Dynamic%20Microsimulation.php</w:t>
        </w:r>
      </w:hyperlink>
    </w:p>
    <w:p w14:paraId="378C83A0" w14:textId="77777777" w:rsidR="00062F2A" w:rsidRDefault="00062F2A" w:rsidP="00062F2A">
      <w:pPr>
        <w:pStyle w:val="EndnoteText"/>
        <w:rPr>
          <w:rFonts w:ascii="Times New Roman" w:hAnsi="Times New Roman" w:cs="Times New Roman"/>
        </w:rPr>
      </w:pPr>
    </w:p>
    <w:p w14:paraId="24A275C1" w14:textId="77777777" w:rsidR="00062F2A" w:rsidRDefault="00062F2A" w:rsidP="00062F2A">
      <w:pPr>
        <w:pStyle w:val="EndnoteText"/>
        <w:rPr>
          <w:rFonts w:ascii="Times New Roman" w:hAnsi="Times New Roman" w:cs="Times New Roman"/>
        </w:rPr>
      </w:pPr>
    </w:p>
    <w:p w14:paraId="078C44C8" w14:textId="77777777" w:rsidR="00062F2A" w:rsidRDefault="00062F2A" w:rsidP="00062F2A">
      <w:pPr>
        <w:pStyle w:val="EndnoteText"/>
        <w:rPr>
          <w:rFonts w:ascii="Times New Roman" w:hAnsi="Times New Roman" w:cs="Times New Roman"/>
        </w:rPr>
      </w:pPr>
    </w:p>
    <w:p w14:paraId="2B377411" w14:textId="77777777" w:rsidR="00062F2A" w:rsidRDefault="00062F2A" w:rsidP="00062F2A">
      <w:pPr>
        <w:pStyle w:val="EndnoteText"/>
        <w:rPr>
          <w:rFonts w:ascii="Times New Roman" w:hAnsi="Times New Roman" w:cs="Times New Roman"/>
        </w:rPr>
      </w:pPr>
    </w:p>
    <w:p w14:paraId="096C67A0" w14:textId="77777777" w:rsidR="00062F2A" w:rsidRPr="008F46F1" w:rsidRDefault="00062F2A" w:rsidP="00062F2A">
      <w:pPr>
        <w:pStyle w:val="EndnoteText"/>
        <w:rPr>
          <w:rFonts w:ascii="Times New Roman" w:hAnsi="Times New Roman" w:cs="Times New Roman"/>
        </w:rPr>
      </w:pPr>
    </w:p>
  </w:endnote>
  <w:endnote w:id="12">
    <w:p w14:paraId="43B862DA" w14:textId="77777777" w:rsidR="008A5261" w:rsidRDefault="008A5261" w:rsidP="008A5261">
      <w:pPr>
        <w:pStyle w:val="EndnoteText"/>
      </w:pPr>
      <w:r>
        <w:rPr>
          <w:rStyle w:val="EndnoteReference"/>
        </w:rPr>
        <w:endnoteRef/>
      </w:r>
      <w:r>
        <w:t xml:space="preserve"> </w:t>
      </w:r>
      <w:r w:rsidRPr="008246D2">
        <w:t>https://cps.ipums.org/cps/</w:t>
      </w:r>
    </w:p>
  </w:endnote>
  <w:endnote w:id="13">
    <w:p w14:paraId="13B516B8" w14:textId="77777777" w:rsidR="008A5261" w:rsidRDefault="008A5261" w:rsidP="008A5261">
      <w:pPr>
        <w:pStyle w:val="EndnoteText"/>
      </w:pPr>
      <w:r>
        <w:rPr>
          <w:rStyle w:val="EndnoteReference"/>
        </w:rPr>
        <w:endnoteRef/>
      </w:r>
      <w:r>
        <w:t xml:space="preserve"> Congressional Budget Office, </w:t>
      </w:r>
      <w:r w:rsidRPr="00E32BB6">
        <w:t>“The Budget and Economic Outlook: 2021 to 2031</w:t>
      </w:r>
      <w:r>
        <w:t>.</w:t>
      </w:r>
      <w:r w:rsidRPr="00E32BB6">
        <w:t>”</w:t>
      </w:r>
      <w:r>
        <w:t xml:space="preserve"> </w:t>
      </w:r>
      <w:r w:rsidRPr="00E32BB6">
        <w:t xml:space="preserve"> </w:t>
      </w:r>
      <w:r>
        <w:t xml:space="preserve">February, 2021. </w:t>
      </w:r>
      <w:r w:rsidRPr="00E32BB6">
        <w:t>Accessed September 29, 2021. https://www.cbo.gov/publication/56991.</w:t>
      </w:r>
    </w:p>
  </w:endnote>
  <w:endnote w:id="14">
    <w:p w14:paraId="25355C4C" w14:textId="77777777" w:rsidR="008A5261" w:rsidRDefault="008A5261" w:rsidP="008A5261">
      <w:pPr>
        <w:pStyle w:val="EndnoteText"/>
      </w:pPr>
      <w:r>
        <w:rPr>
          <w:rStyle w:val="EndnoteReference"/>
        </w:rPr>
        <w:endnoteRef/>
      </w:r>
      <w:r>
        <w:t xml:space="preserve"> Congressional Budget Office, “A</w:t>
      </w:r>
      <w:r w:rsidRPr="00033943">
        <w:t>n Update to the Budget and Economic Outlook: 2021 to 2031.</w:t>
      </w:r>
      <w:r>
        <w:t xml:space="preserve">” July, 2021. </w:t>
      </w:r>
      <w:r w:rsidRPr="00E32BB6">
        <w:t>Accessed September 29, 2021.</w:t>
      </w:r>
      <w:r>
        <w:t xml:space="preserve"> </w:t>
      </w:r>
      <w:hyperlink r:id="rId3" w:history="1">
        <w:r w:rsidRPr="00CC5C8F">
          <w:rPr>
            <w:rStyle w:val="Hyperlink"/>
          </w:rPr>
          <w:t>https://www.cbo.gov/data/budget-economic-data</w:t>
        </w:r>
      </w:hyperlink>
      <w:r>
        <w:t xml:space="preserve">. </w:t>
      </w:r>
    </w:p>
  </w:endnote>
  <w:endnote w:id="15">
    <w:p w14:paraId="0B22A615" w14:textId="77777777" w:rsidR="008A5261" w:rsidRDefault="008A5261" w:rsidP="008A5261">
      <w:pPr>
        <w:pStyle w:val="EndnoteText"/>
      </w:pPr>
      <w:r>
        <w:rPr>
          <w:rStyle w:val="EndnoteReference"/>
        </w:rPr>
        <w:endnoteRef/>
      </w:r>
      <w:r>
        <w:t xml:space="preserve"> Congressional Budget Office, “</w:t>
      </w:r>
      <w:r w:rsidRPr="00951F87">
        <w:t>The 2021 Long-Term Budget Outlook.</w:t>
      </w:r>
      <w:r>
        <w:t xml:space="preserve">” March, 2021. Accessed September 29, 2021. </w:t>
      </w:r>
      <w:hyperlink r:id="rId4" w:history="1">
        <w:r w:rsidRPr="00CC5C8F">
          <w:rPr>
            <w:rStyle w:val="Hyperlink"/>
          </w:rPr>
          <w:t>https://www.cbo.gov/data/budget-economic-data</w:t>
        </w:r>
      </w:hyperlink>
      <w:r>
        <w:t xml:space="preserve">. </w:t>
      </w:r>
    </w:p>
  </w:endnote>
  <w:endnote w:id="16">
    <w:p w14:paraId="6996F3C4" w14:textId="4CD3AA33" w:rsidR="00FA45F1" w:rsidRDefault="00FA45F1">
      <w:pPr>
        <w:pStyle w:val="EndnoteText"/>
      </w:pPr>
      <w:r>
        <w:rPr>
          <w:rStyle w:val="EndnoteReference"/>
        </w:rPr>
        <w:endnoteRef/>
      </w:r>
      <w:r>
        <w:t xml:space="preserve"> </w:t>
      </w:r>
      <w:r w:rsidRPr="00FA45F1">
        <w:t>“Consumer Expenditure Surveys (CE) Public Use Microdata Home.” Accessed September 30, 2021. https://www.bls.gov/cex/pumd.htm.</w:t>
      </w:r>
    </w:p>
  </w:endnote>
  <w:endnote w:id="17">
    <w:p w14:paraId="4B3B50E2" w14:textId="77777777" w:rsidR="00B34AF3" w:rsidRDefault="00B34AF3" w:rsidP="00B34AF3">
      <w:pPr>
        <w:pStyle w:val="EndnoteText"/>
      </w:pPr>
      <w:r>
        <w:rPr>
          <w:rStyle w:val="EndnoteReference"/>
        </w:rPr>
        <w:endnoteRef/>
      </w:r>
      <w:r>
        <w:t xml:space="preserve"> Congressional Budget Office, “</w:t>
      </w:r>
      <w:r w:rsidRPr="00951F87">
        <w:t>The 2021 Long-Term Budget Outlook.</w:t>
      </w:r>
      <w:r>
        <w:t xml:space="preserve">” March, 2021. Accessed September 29, 2021. </w:t>
      </w:r>
      <w:hyperlink r:id="rId5" w:history="1">
        <w:r w:rsidRPr="00CC5C8F">
          <w:rPr>
            <w:rStyle w:val="Hyperlink"/>
          </w:rPr>
          <w:t>https://www.cbo.gov/data/budget-economic-data</w:t>
        </w:r>
      </w:hyperlink>
      <w:r>
        <w:t xml:space="preserve">. </w:t>
      </w:r>
    </w:p>
  </w:endnote>
  <w:endnote w:id="18">
    <w:p w14:paraId="4B4A1845" w14:textId="77777777" w:rsidR="008A5261" w:rsidRDefault="008A5261" w:rsidP="008A5261">
      <w:pPr>
        <w:pStyle w:val="EndnoteText"/>
      </w:pPr>
      <w:r>
        <w:rPr>
          <w:rStyle w:val="EndnoteReference"/>
        </w:rPr>
        <w:endnoteRef/>
      </w:r>
      <w:r>
        <w:t xml:space="preserve"> State Demographer [North Carlina], “</w:t>
      </w:r>
      <w:r w:rsidRPr="00FE2753">
        <w:t>Sex and Single Years of Age (2000 – 2050)</w:t>
      </w:r>
      <w:r>
        <w:t xml:space="preserve">,” County/State Population Projections, </w:t>
      </w:r>
      <w:r w:rsidRPr="00422179">
        <w:t>https://www.osbm.nc.gov/facts-figures/population-demographics/state-demographer/countystate-population-projections#ProjectionData</w:t>
      </w:r>
    </w:p>
  </w:endnote>
  <w:endnote w:id="19">
    <w:p w14:paraId="7491E216" w14:textId="77777777" w:rsidR="008A5261" w:rsidRDefault="008A5261" w:rsidP="008A5261">
      <w:pPr>
        <w:pStyle w:val="EndnoteText"/>
      </w:pPr>
      <w:r>
        <w:rPr>
          <w:rStyle w:val="EndnoteReference"/>
        </w:rPr>
        <w:endnoteRef/>
      </w:r>
      <w:r>
        <w:t xml:space="preserve"> He, Zheli, “Marginal Propensity to Consume: Penn Wharton Budget Model,” (Washington, DC: Bureau of Labor Statistics, 2018), </w:t>
      </w:r>
      <w:r w:rsidRPr="00A16D35">
        <w:t>https://www.bls.gov/cex/ws2018-marginal-propensity-to-consume.pdf</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1010045"/>
      <w:docPartObj>
        <w:docPartGallery w:val="Page Numbers (Bottom of Page)"/>
        <w:docPartUnique/>
      </w:docPartObj>
    </w:sdtPr>
    <w:sdtEndPr>
      <w:rPr>
        <w:rStyle w:val="PageNumber"/>
      </w:rPr>
    </w:sdtEndPr>
    <w:sdtContent>
      <w:p w14:paraId="1C7E97EA" w14:textId="1093A82C" w:rsidR="000D064F" w:rsidRDefault="000D064F" w:rsidP="00A359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1294E4" w14:textId="77777777" w:rsidR="004D08D2" w:rsidRDefault="004D08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entury" w:hAnsi="Century"/>
      </w:rPr>
      <w:id w:val="1450981784"/>
      <w:docPartObj>
        <w:docPartGallery w:val="Page Numbers (Bottom of Page)"/>
        <w:docPartUnique/>
      </w:docPartObj>
    </w:sdtPr>
    <w:sdtEndPr>
      <w:rPr>
        <w:rStyle w:val="PageNumber"/>
      </w:rPr>
    </w:sdtEndPr>
    <w:sdtContent>
      <w:p w14:paraId="41817F5C" w14:textId="16D594C6" w:rsidR="000D064F" w:rsidRPr="000D064F" w:rsidRDefault="000D064F" w:rsidP="00A359D7">
        <w:pPr>
          <w:pStyle w:val="Footer"/>
          <w:framePr w:wrap="none" w:vAnchor="text" w:hAnchor="margin" w:xAlign="right" w:y="1"/>
          <w:rPr>
            <w:rStyle w:val="PageNumber"/>
            <w:rFonts w:ascii="Century" w:hAnsi="Century"/>
          </w:rPr>
        </w:pPr>
        <w:r w:rsidRPr="000D064F">
          <w:rPr>
            <w:rStyle w:val="PageNumber"/>
            <w:rFonts w:ascii="Century" w:hAnsi="Century"/>
          </w:rPr>
          <w:fldChar w:fldCharType="begin"/>
        </w:r>
        <w:r w:rsidRPr="000D064F">
          <w:rPr>
            <w:rStyle w:val="PageNumber"/>
            <w:rFonts w:ascii="Century" w:hAnsi="Century"/>
          </w:rPr>
          <w:instrText xml:space="preserve"> PAGE </w:instrText>
        </w:r>
        <w:r w:rsidRPr="000D064F">
          <w:rPr>
            <w:rStyle w:val="PageNumber"/>
            <w:rFonts w:ascii="Century" w:hAnsi="Century"/>
          </w:rPr>
          <w:fldChar w:fldCharType="separate"/>
        </w:r>
        <w:r w:rsidRPr="000D064F">
          <w:rPr>
            <w:rStyle w:val="PageNumber"/>
            <w:rFonts w:ascii="Century" w:hAnsi="Century"/>
            <w:noProof/>
          </w:rPr>
          <w:t>9</w:t>
        </w:r>
        <w:r w:rsidRPr="000D064F">
          <w:rPr>
            <w:rStyle w:val="PageNumber"/>
            <w:rFonts w:ascii="Century" w:hAnsi="Century"/>
          </w:rPr>
          <w:fldChar w:fldCharType="end"/>
        </w:r>
      </w:p>
    </w:sdtContent>
  </w:sdt>
  <w:p w14:paraId="23AABC74" w14:textId="77777777" w:rsidR="004D08D2" w:rsidRDefault="004D0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CB385" w14:textId="77777777" w:rsidR="00890419" w:rsidRDefault="00890419" w:rsidP="00763422">
      <w:r>
        <w:separator/>
      </w:r>
    </w:p>
  </w:footnote>
  <w:footnote w:type="continuationSeparator" w:id="0">
    <w:p w14:paraId="212D2662" w14:textId="77777777" w:rsidR="00890419" w:rsidRDefault="00890419" w:rsidP="00763422">
      <w:r>
        <w:continuationSeparator/>
      </w:r>
    </w:p>
  </w:footnote>
  <w:footnote w:type="continuationNotice" w:id="1">
    <w:p w14:paraId="4166503B" w14:textId="77777777" w:rsidR="00890419" w:rsidRDefault="00890419"/>
  </w:footnote>
  <w:footnote w:id="2">
    <w:p w14:paraId="44A02CE0" w14:textId="02A76C6B" w:rsidR="000F00D5" w:rsidRPr="00F03B78" w:rsidRDefault="000F00D5">
      <w:pPr>
        <w:pStyle w:val="FootnoteText"/>
        <w:rPr>
          <w:rFonts w:ascii="Century" w:hAnsi="Century"/>
          <w:sz w:val="18"/>
          <w:szCs w:val="18"/>
        </w:rPr>
      </w:pPr>
      <w:r w:rsidRPr="00011B82">
        <w:rPr>
          <w:rStyle w:val="FootnoteReference"/>
          <w:rFonts w:ascii="Century" w:hAnsi="Century"/>
          <w:sz w:val="18"/>
          <w:szCs w:val="18"/>
        </w:rPr>
        <w:footnoteRef/>
      </w:r>
      <w:r w:rsidRPr="00011B82">
        <w:rPr>
          <w:rFonts w:ascii="Century" w:hAnsi="Century"/>
          <w:sz w:val="18"/>
          <w:szCs w:val="18"/>
        </w:rPr>
        <w:t xml:space="preserve"> Although we are technically projecting tax liabilities, we assume </w:t>
      </w:r>
      <w:r w:rsidR="00011B82" w:rsidRPr="00011B82">
        <w:rPr>
          <w:rFonts w:ascii="Century" w:hAnsi="Century"/>
          <w:sz w:val="18"/>
          <w:szCs w:val="18"/>
        </w:rPr>
        <w:t>throughout</w:t>
      </w:r>
      <w:r w:rsidRPr="00011B82">
        <w:rPr>
          <w:rFonts w:ascii="Century" w:hAnsi="Century"/>
          <w:sz w:val="18"/>
          <w:szCs w:val="18"/>
        </w:rPr>
        <w:t xml:space="preserve"> this project that the aggregate </w:t>
      </w:r>
      <w:r w:rsidRPr="00F03B78">
        <w:rPr>
          <w:rFonts w:ascii="Century" w:hAnsi="Century"/>
          <w:sz w:val="18"/>
          <w:szCs w:val="18"/>
        </w:rPr>
        <w:t xml:space="preserve">individual </w:t>
      </w:r>
      <w:r w:rsidR="00011B82" w:rsidRPr="00F03B78">
        <w:rPr>
          <w:rFonts w:ascii="Century" w:hAnsi="Century"/>
          <w:sz w:val="18"/>
          <w:szCs w:val="18"/>
        </w:rPr>
        <w:t xml:space="preserve">tax </w:t>
      </w:r>
      <w:r w:rsidRPr="00F03B78">
        <w:rPr>
          <w:rFonts w:ascii="Century" w:hAnsi="Century"/>
          <w:sz w:val="18"/>
          <w:szCs w:val="18"/>
        </w:rPr>
        <w:t xml:space="preserve">liability is equal to total state </w:t>
      </w:r>
      <w:r w:rsidR="00011B82" w:rsidRPr="00F03B78">
        <w:rPr>
          <w:rFonts w:ascii="Century" w:hAnsi="Century"/>
          <w:sz w:val="18"/>
          <w:szCs w:val="18"/>
        </w:rPr>
        <w:t xml:space="preserve">tax </w:t>
      </w:r>
      <w:r w:rsidRPr="00F03B78">
        <w:rPr>
          <w:rFonts w:ascii="Century" w:hAnsi="Century"/>
          <w:sz w:val="18"/>
          <w:szCs w:val="18"/>
        </w:rPr>
        <w:t xml:space="preserve">revenue. </w:t>
      </w:r>
    </w:p>
  </w:footnote>
  <w:footnote w:id="3">
    <w:p w14:paraId="73D1B2CD" w14:textId="797533A7" w:rsidR="005E3C4D" w:rsidRPr="000152D7" w:rsidRDefault="005E3C4D">
      <w:pPr>
        <w:pStyle w:val="FootnoteText"/>
        <w:rPr>
          <w:rFonts w:ascii="Century" w:hAnsi="Century"/>
        </w:rPr>
      </w:pPr>
      <w:r>
        <w:rPr>
          <w:rStyle w:val="FootnoteReference"/>
        </w:rPr>
        <w:footnoteRef/>
      </w:r>
      <w:r>
        <w:t xml:space="preserve"> </w:t>
      </w:r>
      <w:r w:rsidRPr="000152D7">
        <w:rPr>
          <w:rFonts w:ascii="Century" w:hAnsi="Century"/>
        </w:rPr>
        <w:t xml:space="preserve">The CPS top-codes incomes above </w:t>
      </w:r>
      <w:r>
        <w:rPr>
          <w:rFonts w:ascii="Century" w:hAnsi="Century"/>
        </w:rPr>
        <w:t>a certain amount</w:t>
      </w:r>
      <w:r w:rsidRPr="000152D7">
        <w:rPr>
          <w:rFonts w:ascii="Century" w:hAnsi="Century"/>
        </w:rPr>
        <w:t xml:space="preserve">, so we will have to artificially insert some </w:t>
      </w:r>
      <w:r>
        <w:rPr>
          <w:rFonts w:ascii="Century" w:hAnsi="Century"/>
        </w:rPr>
        <w:t>individuals</w:t>
      </w:r>
      <w:r w:rsidRPr="000152D7">
        <w:rPr>
          <w:rFonts w:ascii="Century" w:hAnsi="Century"/>
        </w:rPr>
        <w:t xml:space="preserve"> with incomes above this into our data set. </w:t>
      </w:r>
    </w:p>
  </w:footnote>
  <w:footnote w:id="4">
    <w:p w14:paraId="407C75CA" w14:textId="2A9D6E00" w:rsidR="005E3C4D" w:rsidRPr="000152D7" w:rsidRDefault="005E3C4D">
      <w:pPr>
        <w:pStyle w:val="FootnoteText"/>
        <w:rPr>
          <w:rFonts w:ascii="Century" w:hAnsi="Century"/>
        </w:rPr>
      </w:pPr>
      <w:r w:rsidRPr="000152D7">
        <w:rPr>
          <w:rStyle w:val="FootnoteReference"/>
          <w:rFonts w:ascii="Century" w:hAnsi="Century"/>
        </w:rPr>
        <w:footnoteRef/>
      </w:r>
      <w:r w:rsidRPr="000152D7">
        <w:rPr>
          <w:rFonts w:ascii="Century" w:hAnsi="Century"/>
        </w:rPr>
        <w:t xml:space="preserve"> Per conversations with </w:t>
      </w:r>
      <w:r>
        <w:rPr>
          <w:rFonts w:ascii="Century" w:hAnsi="Century"/>
        </w:rPr>
        <w:t>OSBM</w:t>
      </w:r>
      <w:r w:rsidRPr="000152D7">
        <w:rPr>
          <w:rFonts w:ascii="Century" w:hAnsi="Century"/>
        </w:rPr>
        <w:t>, if out</w:t>
      </w:r>
      <w:r>
        <w:rPr>
          <w:rFonts w:ascii="Century" w:hAnsi="Century"/>
        </w:rPr>
        <w:t>-</w:t>
      </w:r>
      <w:r w:rsidRPr="000152D7">
        <w:rPr>
          <w:rFonts w:ascii="Century" w:hAnsi="Century"/>
        </w:rPr>
        <w:t>of</w:t>
      </w:r>
      <w:r>
        <w:rPr>
          <w:rFonts w:ascii="Century" w:hAnsi="Century"/>
        </w:rPr>
        <w:t>-s</w:t>
      </w:r>
      <w:r w:rsidRPr="000152D7">
        <w:rPr>
          <w:rFonts w:ascii="Century" w:hAnsi="Century"/>
        </w:rPr>
        <w:t>tate purchases by North Carolinians roughly equal in-state purchases by non-North Carolinian</w:t>
      </w:r>
      <w:r>
        <w:rPr>
          <w:rFonts w:ascii="Century" w:hAnsi="Century"/>
        </w:rPr>
        <w:t>s</w:t>
      </w:r>
      <w:r w:rsidRPr="000152D7">
        <w:rPr>
          <w:rFonts w:ascii="Century" w:hAnsi="Century"/>
        </w:rPr>
        <w:t xml:space="preserve">, we can ignore this type of spending in our model. </w:t>
      </w:r>
    </w:p>
  </w:footnote>
  <w:footnote w:id="5">
    <w:p w14:paraId="00C5D75B" w14:textId="5F458606" w:rsidR="00D93BFB" w:rsidRPr="000E63A7" w:rsidRDefault="00D93BFB">
      <w:pPr>
        <w:pStyle w:val="FootnoteText"/>
        <w:rPr>
          <w:rFonts w:ascii="Century" w:hAnsi="Century"/>
          <w:sz w:val="18"/>
          <w:szCs w:val="18"/>
        </w:rPr>
      </w:pPr>
      <w:r w:rsidRPr="000E63A7">
        <w:rPr>
          <w:rStyle w:val="FootnoteReference"/>
          <w:rFonts w:ascii="Century" w:hAnsi="Century"/>
          <w:sz w:val="18"/>
          <w:szCs w:val="18"/>
        </w:rPr>
        <w:footnoteRef/>
      </w:r>
      <w:r w:rsidRPr="000E63A7">
        <w:rPr>
          <w:rFonts w:ascii="Century" w:hAnsi="Century"/>
          <w:sz w:val="18"/>
          <w:szCs w:val="18"/>
        </w:rPr>
        <w:t xml:space="preserve"> This technique was suggested to us by a microsimulation expert at the Congressional Budget Office.</w:t>
      </w:r>
    </w:p>
  </w:footnote>
  <w:footnote w:id="6">
    <w:p w14:paraId="03C1014A" w14:textId="22A85774" w:rsidR="007C049D" w:rsidRPr="007C049D" w:rsidRDefault="002F3001" w:rsidP="007C049D">
      <w:r>
        <w:rPr>
          <w:rStyle w:val="FootnoteReference"/>
        </w:rPr>
        <w:footnoteRef/>
      </w:r>
      <w:r>
        <w:t xml:space="preserve"> </w:t>
      </w:r>
      <w:proofErr w:type="spellStart"/>
      <w:r w:rsidRPr="00301A32">
        <w:rPr>
          <w:rFonts w:ascii="Century" w:hAnsi="Century"/>
          <w:sz w:val="18"/>
          <w:szCs w:val="18"/>
        </w:rPr>
        <w:t>Topcoding</w:t>
      </w:r>
      <w:proofErr w:type="spellEnd"/>
      <w:r w:rsidR="007C049D" w:rsidRPr="00301A32">
        <w:rPr>
          <w:rFonts w:ascii="Century" w:hAnsi="Century"/>
          <w:sz w:val="18"/>
          <w:szCs w:val="18"/>
        </w:rPr>
        <w:t xml:space="preserve"> refers to the censo</w:t>
      </w:r>
      <w:r w:rsidR="00301A32">
        <w:rPr>
          <w:rFonts w:ascii="Century" w:hAnsi="Century"/>
          <w:sz w:val="18"/>
          <w:szCs w:val="18"/>
        </w:rPr>
        <w:t>ring of</w:t>
      </w:r>
      <w:r w:rsidR="007C049D" w:rsidRPr="00301A32">
        <w:rPr>
          <w:rFonts w:ascii="Century" w:hAnsi="Century"/>
          <w:sz w:val="18"/>
          <w:szCs w:val="18"/>
        </w:rPr>
        <w:t xml:space="preserve"> income values of the highest earners in a longitudinal study</w:t>
      </w:r>
      <w:r w:rsidR="00301A32">
        <w:rPr>
          <w:rFonts w:ascii="Century" w:hAnsi="Century"/>
          <w:sz w:val="18"/>
          <w:szCs w:val="18"/>
        </w:rPr>
        <w:t xml:space="preserve"> </w:t>
      </w:r>
      <w:r w:rsidR="007C049D" w:rsidRPr="00301A32">
        <w:rPr>
          <w:rFonts w:ascii="Century" w:hAnsi="Century"/>
          <w:sz w:val="18"/>
          <w:szCs w:val="18"/>
        </w:rPr>
        <w:t xml:space="preserve">to protect individuals’ identities. For example, CPS </w:t>
      </w:r>
      <w:r w:rsidR="00301A32">
        <w:rPr>
          <w:rFonts w:ascii="Century" w:hAnsi="Century"/>
          <w:sz w:val="18"/>
          <w:szCs w:val="18"/>
        </w:rPr>
        <w:t>reports anyone with</w:t>
      </w:r>
      <w:r w:rsidR="007C049D" w:rsidRPr="00301A32">
        <w:rPr>
          <w:rFonts w:ascii="Century" w:hAnsi="Century"/>
          <w:sz w:val="18"/>
          <w:szCs w:val="18"/>
        </w:rPr>
        <w:t xml:space="preserve"> </w:t>
      </w:r>
      <w:r w:rsidR="00301A32" w:rsidRPr="00301A32">
        <w:rPr>
          <w:rFonts w:ascii="Century" w:hAnsi="Century"/>
          <w:sz w:val="18"/>
          <w:szCs w:val="18"/>
        </w:rPr>
        <w:t>dividend income</w:t>
      </w:r>
      <w:r w:rsidR="00301A32">
        <w:rPr>
          <w:rFonts w:ascii="Century" w:hAnsi="Century"/>
          <w:sz w:val="18"/>
          <w:szCs w:val="18"/>
        </w:rPr>
        <w:t>s</w:t>
      </w:r>
      <w:r w:rsidR="00301A32" w:rsidRPr="00301A32">
        <w:rPr>
          <w:rFonts w:ascii="Century" w:hAnsi="Century"/>
          <w:sz w:val="18"/>
          <w:szCs w:val="18"/>
        </w:rPr>
        <w:t xml:space="preserve"> </w:t>
      </w:r>
      <w:r w:rsidR="00301A32">
        <w:rPr>
          <w:rFonts w:ascii="Century" w:hAnsi="Century"/>
          <w:sz w:val="18"/>
          <w:szCs w:val="18"/>
        </w:rPr>
        <w:t>over</w:t>
      </w:r>
      <w:r w:rsidR="00301A32" w:rsidRPr="00301A32">
        <w:rPr>
          <w:rFonts w:ascii="Century" w:hAnsi="Century"/>
          <w:sz w:val="18"/>
          <w:szCs w:val="18"/>
        </w:rPr>
        <w:t xml:space="preserve"> $999,999</w:t>
      </w:r>
      <w:r w:rsidR="00301A32">
        <w:rPr>
          <w:rFonts w:ascii="Century" w:hAnsi="Century"/>
          <w:sz w:val="18"/>
          <w:szCs w:val="18"/>
        </w:rPr>
        <w:t xml:space="preserve"> as $999,999</w:t>
      </w:r>
      <w:r w:rsidR="00301A32" w:rsidRPr="00301A32">
        <w:rPr>
          <w:rFonts w:ascii="Century" w:hAnsi="Century"/>
          <w:sz w:val="18"/>
          <w:szCs w:val="18"/>
        </w:rPr>
        <w:t>.</w:t>
      </w:r>
    </w:p>
    <w:p w14:paraId="23018E1F" w14:textId="1E5B23C4" w:rsidR="002F3001" w:rsidRDefault="002F3001">
      <w:pPr>
        <w:pStyle w:val="FootnoteText"/>
      </w:pPr>
    </w:p>
  </w:footnote>
  <w:footnote w:id="7">
    <w:p w14:paraId="4FCBA4BE" w14:textId="28D3B71A" w:rsidR="004C081D" w:rsidRDefault="004C081D">
      <w:pPr>
        <w:pStyle w:val="FootnoteText"/>
      </w:pPr>
      <w:r>
        <w:rPr>
          <w:rStyle w:val="FootnoteReference"/>
        </w:rPr>
        <w:footnoteRef/>
      </w:r>
      <w:r>
        <w:t xml:space="preserve"> </w:t>
      </w:r>
      <w:r w:rsidRPr="00BA3FB3">
        <w:rPr>
          <w:rFonts w:ascii="Century" w:hAnsi="Century"/>
          <w:sz w:val="18"/>
          <w:szCs w:val="18"/>
        </w:rPr>
        <w:t xml:space="preserve">Age and income are </w:t>
      </w:r>
      <w:r w:rsidR="003509A8">
        <w:rPr>
          <w:rFonts w:ascii="Century" w:hAnsi="Century"/>
          <w:sz w:val="18"/>
          <w:szCs w:val="18"/>
        </w:rPr>
        <w:t xml:space="preserve">the </w:t>
      </w:r>
      <w:r w:rsidRPr="00BA3FB3">
        <w:rPr>
          <w:rFonts w:ascii="Century" w:hAnsi="Century"/>
          <w:sz w:val="18"/>
          <w:szCs w:val="18"/>
        </w:rPr>
        <w:t>two strong</w:t>
      </w:r>
      <w:r w:rsidR="003509A8">
        <w:rPr>
          <w:rFonts w:ascii="Century" w:hAnsi="Century"/>
          <w:sz w:val="18"/>
          <w:szCs w:val="18"/>
        </w:rPr>
        <w:t>est</w:t>
      </w:r>
      <w:r w:rsidRPr="00BA3FB3">
        <w:rPr>
          <w:rFonts w:ascii="Century" w:hAnsi="Century"/>
          <w:sz w:val="18"/>
          <w:szCs w:val="18"/>
        </w:rPr>
        <w:t xml:space="preserve"> predictors of </w:t>
      </w:r>
      <w:r w:rsidR="00BA3FB3" w:rsidRPr="00BA3FB3">
        <w:rPr>
          <w:rFonts w:ascii="Century" w:hAnsi="Century"/>
          <w:sz w:val="18"/>
          <w:szCs w:val="18"/>
        </w:rPr>
        <w:t>consumption</w:t>
      </w:r>
      <w:r w:rsidR="00BA3FB3">
        <w:rPr>
          <w:rFonts w:ascii="Century" w:hAnsi="Century"/>
          <w:sz w:val="18"/>
          <w:szCs w:val="18"/>
        </w:rPr>
        <w:t xml:space="preserve"> levels and types</w:t>
      </w:r>
      <w:r w:rsidR="00BA3FB3" w:rsidRPr="00BA3FB3">
        <w:rPr>
          <w:rFonts w:ascii="Century" w:hAnsi="Century"/>
          <w:sz w:val="18"/>
          <w:szCs w:val="18"/>
        </w:rPr>
        <w:t>.</w:t>
      </w:r>
      <w:r w:rsidR="00BA3FB3">
        <w:rPr>
          <w:rFonts w:ascii="Century" w:hAnsi="Century"/>
          <w:sz w:val="18"/>
          <w:szCs w:val="18"/>
        </w:rPr>
        <w:t xml:space="preserve"> </w:t>
      </w:r>
      <w:r w:rsidR="003509A8">
        <w:rPr>
          <w:rFonts w:ascii="Century" w:hAnsi="Century"/>
          <w:sz w:val="18"/>
          <w:szCs w:val="18"/>
        </w:rPr>
        <w:t>Thus, we only focus on those demographic characteristics in this analysis. [</w:t>
      </w:r>
      <w:r w:rsidR="003509A8" w:rsidRPr="003509A8">
        <w:rPr>
          <w:rFonts w:ascii="Century" w:hAnsi="Century"/>
          <w:sz w:val="18"/>
          <w:szCs w:val="18"/>
          <w:highlight w:val="yellow"/>
        </w:rPr>
        <w:t>SOURCE, @Tom?]</w:t>
      </w:r>
      <w:r w:rsidR="00BA3FB3" w:rsidRPr="00BA3FB3">
        <w:rPr>
          <w:sz w:val="18"/>
          <w:szCs w:val="18"/>
        </w:rPr>
        <w:t xml:space="preserve"> </w:t>
      </w:r>
    </w:p>
  </w:footnote>
  <w:footnote w:id="8">
    <w:p w14:paraId="1FC0D502" w14:textId="292DE6A2" w:rsidR="008A5261" w:rsidRPr="006C74A2" w:rsidRDefault="008A5261" w:rsidP="008A5261">
      <w:pPr>
        <w:pStyle w:val="FootnoteText"/>
        <w:rPr>
          <w:rFonts w:ascii="Century" w:hAnsi="Century"/>
          <w:sz w:val="18"/>
          <w:szCs w:val="18"/>
        </w:rPr>
      </w:pPr>
      <w:r w:rsidRPr="006C74A2">
        <w:rPr>
          <w:rStyle w:val="FootnoteReference"/>
          <w:rFonts w:ascii="Century" w:hAnsi="Century"/>
          <w:sz w:val="18"/>
          <w:szCs w:val="18"/>
        </w:rPr>
        <w:footnoteRef/>
      </w:r>
      <w:r w:rsidRPr="006C74A2">
        <w:rPr>
          <w:rFonts w:ascii="Century" w:hAnsi="Century"/>
          <w:sz w:val="18"/>
          <w:szCs w:val="18"/>
        </w:rPr>
        <w:t xml:space="preserve"> In 2014, the CPS used a different method to calculate incomes</w:t>
      </w:r>
      <w:r>
        <w:rPr>
          <w:rFonts w:ascii="Century" w:hAnsi="Century"/>
          <w:sz w:val="18"/>
          <w:szCs w:val="18"/>
        </w:rPr>
        <w:t xml:space="preserve"> and we thus begin with 2015</w:t>
      </w:r>
      <w:r w:rsidRPr="006C74A2">
        <w:rPr>
          <w:rFonts w:ascii="Century" w:hAnsi="Century"/>
          <w:sz w:val="18"/>
          <w:szCs w:val="18"/>
        </w:rPr>
        <w:t>. We omit 2020 and 2021 data because of the potential for anomalous effects from the coronavirus.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B98"/>
    <w:multiLevelType w:val="hybridMultilevel"/>
    <w:tmpl w:val="A69A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A7D90"/>
    <w:multiLevelType w:val="hybridMultilevel"/>
    <w:tmpl w:val="8C54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77DC9"/>
    <w:multiLevelType w:val="hybridMultilevel"/>
    <w:tmpl w:val="EABCB654"/>
    <w:lvl w:ilvl="0" w:tplc="2AD484C4">
      <w:start w:val="1"/>
      <w:numFmt w:val="bullet"/>
      <w:lvlText w:val="-"/>
      <w:lvlJc w:val="left"/>
      <w:pPr>
        <w:ind w:left="720" w:hanging="360"/>
      </w:pPr>
      <w:rPr>
        <w:rFonts w:ascii="Century" w:eastAsiaTheme="minorHAnsi" w:hAnsi="Centur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25E9F"/>
    <w:multiLevelType w:val="multilevel"/>
    <w:tmpl w:val="7BC22A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D3730D"/>
    <w:multiLevelType w:val="hybridMultilevel"/>
    <w:tmpl w:val="6E60F926"/>
    <w:lvl w:ilvl="0" w:tplc="CC64D11C">
      <w:start w:val="1"/>
      <w:numFmt w:val="upperRoman"/>
      <w:lvlText w:val="%1."/>
      <w:lvlJc w:val="right"/>
      <w:pPr>
        <w:ind w:left="720" w:hanging="360"/>
      </w:pPr>
      <w:rPr>
        <w:rFonts w:ascii="Segoe UI" w:hAnsi="Segoe UI" w:cs="Segoe U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C2921"/>
    <w:multiLevelType w:val="hybridMultilevel"/>
    <w:tmpl w:val="351A8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0471C5"/>
    <w:multiLevelType w:val="hybridMultilevel"/>
    <w:tmpl w:val="CAC8DA4A"/>
    <w:lvl w:ilvl="0" w:tplc="D6F65CC4">
      <w:start w:val="1"/>
      <w:numFmt w:val="upperRoman"/>
      <w:lvlText w:val="%1."/>
      <w:lvlJc w:val="right"/>
      <w:pPr>
        <w:ind w:left="720" w:hanging="360"/>
      </w:pPr>
      <w:rPr>
        <w:rFonts w:ascii="Segoe UI" w:hAnsi="Segoe UI" w:cs="Segoe U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90500"/>
    <w:multiLevelType w:val="hybridMultilevel"/>
    <w:tmpl w:val="224E8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D923C4"/>
    <w:multiLevelType w:val="hybridMultilevel"/>
    <w:tmpl w:val="17207A58"/>
    <w:lvl w:ilvl="0" w:tplc="F368856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37AC3"/>
    <w:multiLevelType w:val="hybridMultilevel"/>
    <w:tmpl w:val="C7F6C3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D1E03"/>
    <w:multiLevelType w:val="hybridMultilevel"/>
    <w:tmpl w:val="1F8EF20E"/>
    <w:lvl w:ilvl="0" w:tplc="BC9C5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1224D72"/>
    <w:multiLevelType w:val="hybridMultilevel"/>
    <w:tmpl w:val="F7B22650"/>
    <w:lvl w:ilvl="0" w:tplc="516AC7B6">
      <w:start w:val="1"/>
      <w:numFmt w:val="upperRoman"/>
      <w:lvlText w:val="%1."/>
      <w:lvlJc w:val="right"/>
      <w:pPr>
        <w:ind w:left="720" w:hanging="360"/>
      </w:pPr>
      <w:rPr>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EE2D72"/>
    <w:multiLevelType w:val="hybridMultilevel"/>
    <w:tmpl w:val="DA86F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C83B92"/>
    <w:multiLevelType w:val="hybridMultilevel"/>
    <w:tmpl w:val="2832554A"/>
    <w:lvl w:ilvl="0" w:tplc="A000A58A">
      <w:numFmt w:val="bullet"/>
      <w:lvlText w:val="-"/>
      <w:lvlJc w:val="left"/>
      <w:pPr>
        <w:ind w:left="500" w:hanging="360"/>
      </w:pPr>
      <w:rPr>
        <w:rFonts w:ascii="Calibri" w:eastAsiaTheme="minorHAnsi"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4" w15:restartNumberingAfterBreak="0">
    <w:nsid w:val="5EA07168"/>
    <w:multiLevelType w:val="hybridMultilevel"/>
    <w:tmpl w:val="D0EC9C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FAF7684"/>
    <w:multiLevelType w:val="hybridMultilevel"/>
    <w:tmpl w:val="CF30E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6"/>
  </w:num>
  <w:num w:numId="5">
    <w:abstractNumId w:val="4"/>
  </w:num>
  <w:num w:numId="6">
    <w:abstractNumId w:val="11"/>
  </w:num>
  <w:num w:numId="7">
    <w:abstractNumId w:val="2"/>
  </w:num>
  <w:num w:numId="8">
    <w:abstractNumId w:val="12"/>
  </w:num>
  <w:num w:numId="9">
    <w:abstractNumId w:val="13"/>
  </w:num>
  <w:num w:numId="10">
    <w:abstractNumId w:val="1"/>
  </w:num>
  <w:num w:numId="11">
    <w:abstractNumId w:val="0"/>
  </w:num>
  <w:num w:numId="12">
    <w:abstractNumId w:val="15"/>
  </w:num>
  <w:num w:numId="13">
    <w:abstractNumId w:val="8"/>
  </w:num>
  <w:num w:numId="14">
    <w:abstractNumId w:val="3"/>
  </w:num>
  <w:num w:numId="15">
    <w:abstractNumId w:val="10"/>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Sloate">
    <w15:presenceInfo w15:providerId="AD" w15:userId="S::ss1183@duke.edu::130532cc-8669-4ff3-b949-b998182ad29e"/>
  </w15:person>
  <w15:person w15:author="Thomas Fagan">
    <w15:presenceInfo w15:providerId="None" w15:userId="Thomas Fagan"/>
  </w15:person>
  <w15:person w15:author="Liza Rodler">
    <w15:presenceInfo w15:providerId="None" w15:userId="Liza Rod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characterSpacingControl w:val="doNotCompres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7E7442"/>
    <w:rsid w:val="00001642"/>
    <w:rsid w:val="00001798"/>
    <w:rsid w:val="00001A3E"/>
    <w:rsid w:val="000022CC"/>
    <w:rsid w:val="00007C14"/>
    <w:rsid w:val="00010227"/>
    <w:rsid w:val="00011B82"/>
    <w:rsid w:val="00014BC6"/>
    <w:rsid w:val="00014C55"/>
    <w:rsid w:val="00014F92"/>
    <w:rsid w:val="000152D7"/>
    <w:rsid w:val="00016515"/>
    <w:rsid w:val="00017913"/>
    <w:rsid w:val="0002665A"/>
    <w:rsid w:val="0002680C"/>
    <w:rsid w:val="00027395"/>
    <w:rsid w:val="000316ED"/>
    <w:rsid w:val="00031828"/>
    <w:rsid w:val="00032113"/>
    <w:rsid w:val="00032359"/>
    <w:rsid w:val="000337D2"/>
    <w:rsid w:val="00033943"/>
    <w:rsid w:val="000350AA"/>
    <w:rsid w:val="000361BD"/>
    <w:rsid w:val="00037DF2"/>
    <w:rsid w:val="00037F0B"/>
    <w:rsid w:val="00041DCC"/>
    <w:rsid w:val="00042223"/>
    <w:rsid w:val="00042F92"/>
    <w:rsid w:val="00043920"/>
    <w:rsid w:val="00044FDB"/>
    <w:rsid w:val="00045F60"/>
    <w:rsid w:val="000467E8"/>
    <w:rsid w:val="00046C85"/>
    <w:rsid w:val="00047109"/>
    <w:rsid w:val="000503F2"/>
    <w:rsid w:val="000541CE"/>
    <w:rsid w:val="0005473B"/>
    <w:rsid w:val="00055C4C"/>
    <w:rsid w:val="00056F6B"/>
    <w:rsid w:val="00057BA5"/>
    <w:rsid w:val="00061330"/>
    <w:rsid w:val="0006269F"/>
    <w:rsid w:val="00062F2A"/>
    <w:rsid w:val="00064915"/>
    <w:rsid w:val="0006515A"/>
    <w:rsid w:val="00070913"/>
    <w:rsid w:val="0007092D"/>
    <w:rsid w:val="00071693"/>
    <w:rsid w:val="00071A33"/>
    <w:rsid w:val="00072FF6"/>
    <w:rsid w:val="000730B0"/>
    <w:rsid w:val="0007384D"/>
    <w:rsid w:val="000800D0"/>
    <w:rsid w:val="000809A5"/>
    <w:rsid w:val="000825F9"/>
    <w:rsid w:val="000830D4"/>
    <w:rsid w:val="000842B8"/>
    <w:rsid w:val="00084978"/>
    <w:rsid w:val="000860F6"/>
    <w:rsid w:val="00086D47"/>
    <w:rsid w:val="0008793C"/>
    <w:rsid w:val="00090D86"/>
    <w:rsid w:val="0009418A"/>
    <w:rsid w:val="0009525A"/>
    <w:rsid w:val="00096961"/>
    <w:rsid w:val="00097B36"/>
    <w:rsid w:val="00097C7F"/>
    <w:rsid w:val="000A1256"/>
    <w:rsid w:val="000A2ADD"/>
    <w:rsid w:val="000A37A4"/>
    <w:rsid w:val="000A5864"/>
    <w:rsid w:val="000A68FA"/>
    <w:rsid w:val="000A7EC6"/>
    <w:rsid w:val="000B0113"/>
    <w:rsid w:val="000B0AD1"/>
    <w:rsid w:val="000B132F"/>
    <w:rsid w:val="000B187A"/>
    <w:rsid w:val="000B21D1"/>
    <w:rsid w:val="000B35BB"/>
    <w:rsid w:val="000B4F46"/>
    <w:rsid w:val="000B7C4F"/>
    <w:rsid w:val="000B7D2E"/>
    <w:rsid w:val="000C03F8"/>
    <w:rsid w:val="000C1589"/>
    <w:rsid w:val="000C1BB8"/>
    <w:rsid w:val="000C36B4"/>
    <w:rsid w:val="000C3BA0"/>
    <w:rsid w:val="000C3F2B"/>
    <w:rsid w:val="000D064F"/>
    <w:rsid w:val="000D1247"/>
    <w:rsid w:val="000D1BE6"/>
    <w:rsid w:val="000D333D"/>
    <w:rsid w:val="000D68F7"/>
    <w:rsid w:val="000E07DC"/>
    <w:rsid w:val="000E0FE2"/>
    <w:rsid w:val="000E40DE"/>
    <w:rsid w:val="000E477B"/>
    <w:rsid w:val="000E51FD"/>
    <w:rsid w:val="000E63A7"/>
    <w:rsid w:val="000E66EF"/>
    <w:rsid w:val="000F00D5"/>
    <w:rsid w:val="000F1CB1"/>
    <w:rsid w:val="000F2D84"/>
    <w:rsid w:val="000F308B"/>
    <w:rsid w:val="000F4D24"/>
    <w:rsid w:val="000F730C"/>
    <w:rsid w:val="00101ADD"/>
    <w:rsid w:val="001023AE"/>
    <w:rsid w:val="001062D1"/>
    <w:rsid w:val="00106FE0"/>
    <w:rsid w:val="00107E18"/>
    <w:rsid w:val="00111980"/>
    <w:rsid w:val="001119AB"/>
    <w:rsid w:val="00112E2A"/>
    <w:rsid w:val="0011706A"/>
    <w:rsid w:val="001172AA"/>
    <w:rsid w:val="001211D7"/>
    <w:rsid w:val="00121F29"/>
    <w:rsid w:val="001229E4"/>
    <w:rsid w:val="00125C8A"/>
    <w:rsid w:val="00130A55"/>
    <w:rsid w:val="00131650"/>
    <w:rsid w:val="00131B14"/>
    <w:rsid w:val="001321FC"/>
    <w:rsid w:val="00132327"/>
    <w:rsid w:val="0013259E"/>
    <w:rsid w:val="00134298"/>
    <w:rsid w:val="00134AD6"/>
    <w:rsid w:val="00134F89"/>
    <w:rsid w:val="00136BFB"/>
    <w:rsid w:val="00143F2A"/>
    <w:rsid w:val="001463E5"/>
    <w:rsid w:val="00151093"/>
    <w:rsid w:val="001518CA"/>
    <w:rsid w:val="00151CE4"/>
    <w:rsid w:val="00151DED"/>
    <w:rsid w:val="00151E02"/>
    <w:rsid w:val="00152B9B"/>
    <w:rsid w:val="0015785B"/>
    <w:rsid w:val="0016292C"/>
    <w:rsid w:val="001645E1"/>
    <w:rsid w:val="0016463B"/>
    <w:rsid w:val="00165BA4"/>
    <w:rsid w:val="00165CAF"/>
    <w:rsid w:val="001665A2"/>
    <w:rsid w:val="00166C30"/>
    <w:rsid w:val="00180ED5"/>
    <w:rsid w:val="0018263F"/>
    <w:rsid w:val="0018280B"/>
    <w:rsid w:val="001833D8"/>
    <w:rsid w:val="001858FD"/>
    <w:rsid w:val="00185DD5"/>
    <w:rsid w:val="00190739"/>
    <w:rsid w:val="00192067"/>
    <w:rsid w:val="00192839"/>
    <w:rsid w:val="001928A5"/>
    <w:rsid w:val="00193BB1"/>
    <w:rsid w:val="001941C0"/>
    <w:rsid w:val="00194BD5"/>
    <w:rsid w:val="00195A4E"/>
    <w:rsid w:val="001975EE"/>
    <w:rsid w:val="001A04D2"/>
    <w:rsid w:val="001A0AD7"/>
    <w:rsid w:val="001A2E4D"/>
    <w:rsid w:val="001A648E"/>
    <w:rsid w:val="001B0394"/>
    <w:rsid w:val="001B5546"/>
    <w:rsid w:val="001B7E43"/>
    <w:rsid w:val="001C01F1"/>
    <w:rsid w:val="001C39B0"/>
    <w:rsid w:val="001C5587"/>
    <w:rsid w:val="001C7FAE"/>
    <w:rsid w:val="001D190C"/>
    <w:rsid w:val="001D3095"/>
    <w:rsid w:val="001D3E63"/>
    <w:rsid w:val="001D41A1"/>
    <w:rsid w:val="001D5FA4"/>
    <w:rsid w:val="001D7FBC"/>
    <w:rsid w:val="001E5D6D"/>
    <w:rsid w:val="001E68D2"/>
    <w:rsid w:val="001F629B"/>
    <w:rsid w:val="001F681A"/>
    <w:rsid w:val="001F68C5"/>
    <w:rsid w:val="001F69DD"/>
    <w:rsid w:val="001F78E2"/>
    <w:rsid w:val="0020095B"/>
    <w:rsid w:val="00201372"/>
    <w:rsid w:val="002038AA"/>
    <w:rsid w:val="00206549"/>
    <w:rsid w:val="00210527"/>
    <w:rsid w:val="00211388"/>
    <w:rsid w:val="00211D81"/>
    <w:rsid w:val="0021304D"/>
    <w:rsid w:val="00220872"/>
    <w:rsid w:val="00221142"/>
    <w:rsid w:val="00222032"/>
    <w:rsid w:val="00224AC2"/>
    <w:rsid w:val="00227536"/>
    <w:rsid w:val="00227F05"/>
    <w:rsid w:val="00230808"/>
    <w:rsid w:val="00231345"/>
    <w:rsid w:val="00231EF2"/>
    <w:rsid w:val="00231F65"/>
    <w:rsid w:val="00233136"/>
    <w:rsid w:val="0023433D"/>
    <w:rsid w:val="00236538"/>
    <w:rsid w:val="00240C08"/>
    <w:rsid w:val="00240EB7"/>
    <w:rsid w:val="00242E6D"/>
    <w:rsid w:val="00243AB6"/>
    <w:rsid w:val="0024419B"/>
    <w:rsid w:val="002441E3"/>
    <w:rsid w:val="002442F1"/>
    <w:rsid w:val="00244576"/>
    <w:rsid w:val="00244C9A"/>
    <w:rsid w:val="00244D58"/>
    <w:rsid w:val="00244DE9"/>
    <w:rsid w:val="0024512B"/>
    <w:rsid w:val="00246275"/>
    <w:rsid w:val="00247009"/>
    <w:rsid w:val="00251A0C"/>
    <w:rsid w:val="00253EF4"/>
    <w:rsid w:val="00257481"/>
    <w:rsid w:val="002652AC"/>
    <w:rsid w:val="002661E4"/>
    <w:rsid w:val="00266356"/>
    <w:rsid w:val="0026676E"/>
    <w:rsid w:val="0026707B"/>
    <w:rsid w:val="00272D86"/>
    <w:rsid w:val="00273C0A"/>
    <w:rsid w:val="00280260"/>
    <w:rsid w:val="00280C92"/>
    <w:rsid w:val="00282773"/>
    <w:rsid w:val="002830B1"/>
    <w:rsid w:val="00283A4D"/>
    <w:rsid w:val="0028627B"/>
    <w:rsid w:val="00287910"/>
    <w:rsid w:val="00292CE4"/>
    <w:rsid w:val="00293485"/>
    <w:rsid w:val="00295102"/>
    <w:rsid w:val="0029561B"/>
    <w:rsid w:val="002963A4"/>
    <w:rsid w:val="002A1EF7"/>
    <w:rsid w:val="002A280C"/>
    <w:rsid w:val="002A2E90"/>
    <w:rsid w:val="002A428B"/>
    <w:rsid w:val="002A4675"/>
    <w:rsid w:val="002A4975"/>
    <w:rsid w:val="002A6EED"/>
    <w:rsid w:val="002A7411"/>
    <w:rsid w:val="002B0ABA"/>
    <w:rsid w:val="002B1AA0"/>
    <w:rsid w:val="002B444B"/>
    <w:rsid w:val="002B514D"/>
    <w:rsid w:val="002B5152"/>
    <w:rsid w:val="002B5DAD"/>
    <w:rsid w:val="002B6461"/>
    <w:rsid w:val="002B65BF"/>
    <w:rsid w:val="002C0F41"/>
    <w:rsid w:val="002C2FEB"/>
    <w:rsid w:val="002C3184"/>
    <w:rsid w:val="002C45DC"/>
    <w:rsid w:val="002C4A3F"/>
    <w:rsid w:val="002D11F4"/>
    <w:rsid w:val="002D21F9"/>
    <w:rsid w:val="002D2843"/>
    <w:rsid w:val="002D3918"/>
    <w:rsid w:val="002D3EF5"/>
    <w:rsid w:val="002D3FA5"/>
    <w:rsid w:val="002D504B"/>
    <w:rsid w:val="002D5099"/>
    <w:rsid w:val="002D6080"/>
    <w:rsid w:val="002E2206"/>
    <w:rsid w:val="002E29CC"/>
    <w:rsid w:val="002E3490"/>
    <w:rsid w:val="002E7259"/>
    <w:rsid w:val="002F1DAB"/>
    <w:rsid w:val="002F2530"/>
    <w:rsid w:val="002F28CD"/>
    <w:rsid w:val="002F3001"/>
    <w:rsid w:val="002F3A48"/>
    <w:rsid w:val="002F5314"/>
    <w:rsid w:val="002F5DF5"/>
    <w:rsid w:val="002F6E8A"/>
    <w:rsid w:val="003003F4"/>
    <w:rsid w:val="003006DF"/>
    <w:rsid w:val="003012C7"/>
    <w:rsid w:val="00301A32"/>
    <w:rsid w:val="0030237E"/>
    <w:rsid w:val="00304776"/>
    <w:rsid w:val="003047F9"/>
    <w:rsid w:val="00307682"/>
    <w:rsid w:val="00311683"/>
    <w:rsid w:val="00313AFA"/>
    <w:rsid w:val="0031604D"/>
    <w:rsid w:val="003164EC"/>
    <w:rsid w:val="00317F00"/>
    <w:rsid w:val="003201BE"/>
    <w:rsid w:val="003211DB"/>
    <w:rsid w:val="003216B5"/>
    <w:rsid w:val="00321899"/>
    <w:rsid w:val="003218ED"/>
    <w:rsid w:val="003222C8"/>
    <w:rsid w:val="00322B5B"/>
    <w:rsid w:val="00323E66"/>
    <w:rsid w:val="00327BAB"/>
    <w:rsid w:val="00327E2D"/>
    <w:rsid w:val="00330BC8"/>
    <w:rsid w:val="003315DF"/>
    <w:rsid w:val="00331CBB"/>
    <w:rsid w:val="00331CF3"/>
    <w:rsid w:val="0033226B"/>
    <w:rsid w:val="0033796F"/>
    <w:rsid w:val="0034018A"/>
    <w:rsid w:val="003410E7"/>
    <w:rsid w:val="003419B6"/>
    <w:rsid w:val="00343F98"/>
    <w:rsid w:val="00344098"/>
    <w:rsid w:val="00344712"/>
    <w:rsid w:val="00344A3E"/>
    <w:rsid w:val="003462F9"/>
    <w:rsid w:val="00347AA4"/>
    <w:rsid w:val="00347BB8"/>
    <w:rsid w:val="003509A8"/>
    <w:rsid w:val="003518E5"/>
    <w:rsid w:val="003525C1"/>
    <w:rsid w:val="003528E2"/>
    <w:rsid w:val="003538CE"/>
    <w:rsid w:val="003546A2"/>
    <w:rsid w:val="00354B52"/>
    <w:rsid w:val="003558DE"/>
    <w:rsid w:val="00356C36"/>
    <w:rsid w:val="00360774"/>
    <w:rsid w:val="00363B63"/>
    <w:rsid w:val="00364298"/>
    <w:rsid w:val="0036466D"/>
    <w:rsid w:val="00364DE7"/>
    <w:rsid w:val="00367538"/>
    <w:rsid w:val="003715EA"/>
    <w:rsid w:val="003733C7"/>
    <w:rsid w:val="003748BD"/>
    <w:rsid w:val="0037671D"/>
    <w:rsid w:val="00376B56"/>
    <w:rsid w:val="00377F22"/>
    <w:rsid w:val="003814B8"/>
    <w:rsid w:val="00381606"/>
    <w:rsid w:val="003831CD"/>
    <w:rsid w:val="0038457D"/>
    <w:rsid w:val="00384A65"/>
    <w:rsid w:val="00387A2D"/>
    <w:rsid w:val="00393229"/>
    <w:rsid w:val="0039566C"/>
    <w:rsid w:val="003A028E"/>
    <w:rsid w:val="003A1931"/>
    <w:rsid w:val="003A33C7"/>
    <w:rsid w:val="003A3556"/>
    <w:rsid w:val="003A500A"/>
    <w:rsid w:val="003A7142"/>
    <w:rsid w:val="003A7328"/>
    <w:rsid w:val="003B162F"/>
    <w:rsid w:val="003B21B7"/>
    <w:rsid w:val="003B3DA6"/>
    <w:rsid w:val="003C0AF6"/>
    <w:rsid w:val="003C26FE"/>
    <w:rsid w:val="003C4AF4"/>
    <w:rsid w:val="003D1558"/>
    <w:rsid w:val="003D27A0"/>
    <w:rsid w:val="003D2C80"/>
    <w:rsid w:val="003D5B6E"/>
    <w:rsid w:val="003E17AC"/>
    <w:rsid w:val="003E2E5D"/>
    <w:rsid w:val="003E3672"/>
    <w:rsid w:val="003E4A20"/>
    <w:rsid w:val="003E7413"/>
    <w:rsid w:val="003E7C18"/>
    <w:rsid w:val="003E7FBB"/>
    <w:rsid w:val="003F05A2"/>
    <w:rsid w:val="003F167B"/>
    <w:rsid w:val="003F3969"/>
    <w:rsid w:val="003F4044"/>
    <w:rsid w:val="003F4DE7"/>
    <w:rsid w:val="003F5178"/>
    <w:rsid w:val="003F5933"/>
    <w:rsid w:val="00400B48"/>
    <w:rsid w:val="004021AB"/>
    <w:rsid w:val="00402B03"/>
    <w:rsid w:val="00402ED6"/>
    <w:rsid w:val="004053D9"/>
    <w:rsid w:val="00406658"/>
    <w:rsid w:val="00407262"/>
    <w:rsid w:val="0041260B"/>
    <w:rsid w:val="00413E53"/>
    <w:rsid w:val="0041408A"/>
    <w:rsid w:val="00414F85"/>
    <w:rsid w:val="004160F2"/>
    <w:rsid w:val="0041746C"/>
    <w:rsid w:val="00420792"/>
    <w:rsid w:val="00421159"/>
    <w:rsid w:val="00421806"/>
    <w:rsid w:val="00422179"/>
    <w:rsid w:val="0042256D"/>
    <w:rsid w:val="004229D4"/>
    <w:rsid w:val="00424D7A"/>
    <w:rsid w:val="00427B2F"/>
    <w:rsid w:val="00427C5D"/>
    <w:rsid w:val="00427DF5"/>
    <w:rsid w:val="004301BC"/>
    <w:rsid w:val="004329A3"/>
    <w:rsid w:val="00433A84"/>
    <w:rsid w:val="00435F99"/>
    <w:rsid w:val="0043686D"/>
    <w:rsid w:val="00437C3C"/>
    <w:rsid w:val="004407FC"/>
    <w:rsid w:val="00441596"/>
    <w:rsid w:val="00441A86"/>
    <w:rsid w:val="00441D63"/>
    <w:rsid w:val="00443A10"/>
    <w:rsid w:val="00443B4A"/>
    <w:rsid w:val="00446054"/>
    <w:rsid w:val="00447866"/>
    <w:rsid w:val="00450032"/>
    <w:rsid w:val="004507FA"/>
    <w:rsid w:val="00451650"/>
    <w:rsid w:val="0045208A"/>
    <w:rsid w:val="00453A44"/>
    <w:rsid w:val="00454EB4"/>
    <w:rsid w:val="00455044"/>
    <w:rsid w:val="004553A1"/>
    <w:rsid w:val="004553A8"/>
    <w:rsid w:val="00456C7D"/>
    <w:rsid w:val="004656AE"/>
    <w:rsid w:val="00466094"/>
    <w:rsid w:val="0047406D"/>
    <w:rsid w:val="00474BB3"/>
    <w:rsid w:val="0047561C"/>
    <w:rsid w:val="004759B0"/>
    <w:rsid w:val="004762AD"/>
    <w:rsid w:val="00481276"/>
    <w:rsid w:val="00484436"/>
    <w:rsid w:val="00485735"/>
    <w:rsid w:val="00485744"/>
    <w:rsid w:val="0048636F"/>
    <w:rsid w:val="004866B3"/>
    <w:rsid w:val="004901FC"/>
    <w:rsid w:val="00490751"/>
    <w:rsid w:val="004925E8"/>
    <w:rsid w:val="00495082"/>
    <w:rsid w:val="004972C6"/>
    <w:rsid w:val="004A0AAF"/>
    <w:rsid w:val="004A1C5E"/>
    <w:rsid w:val="004A2615"/>
    <w:rsid w:val="004A674E"/>
    <w:rsid w:val="004A6FEE"/>
    <w:rsid w:val="004B0985"/>
    <w:rsid w:val="004B18D7"/>
    <w:rsid w:val="004B2244"/>
    <w:rsid w:val="004B2F1E"/>
    <w:rsid w:val="004B6CC1"/>
    <w:rsid w:val="004C081D"/>
    <w:rsid w:val="004C084F"/>
    <w:rsid w:val="004C0889"/>
    <w:rsid w:val="004C08CD"/>
    <w:rsid w:val="004C0BEB"/>
    <w:rsid w:val="004C181D"/>
    <w:rsid w:val="004C203C"/>
    <w:rsid w:val="004C33B6"/>
    <w:rsid w:val="004C353B"/>
    <w:rsid w:val="004C38ED"/>
    <w:rsid w:val="004C55A0"/>
    <w:rsid w:val="004D05BE"/>
    <w:rsid w:val="004D08D2"/>
    <w:rsid w:val="004D397A"/>
    <w:rsid w:val="004D650A"/>
    <w:rsid w:val="004D6C64"/>
    <w:rsid w:val="004D7F64"/>
    <w:rsid w:val="004E4402"/>
    <w:rsid w:val="004E58BC"/>
    <w:rsid w:val="004E6011"/>
    <w:rsid w:val="004E6C3B"/>
    <w:rsid w:val="004F098C"/>
    <w:rsid w:val="004F17F6"/>
    <w:rsid w:val="004F2EFC"/>
    <w:rsid w:val="004F2F48"/>
    <w:rsid w:val="004F434C"/>
    <w:rsid w:val="004F6A5C"/>
    <w:rsid w:val="004F7258"/>
    <w:rsid w:val="005022EB"/>
    <w:rsid w:val="00503BC3"/>
    <w:rsid w:val="0050540A"/>
    <w:rsid w:val="00506771"/>
    <w:rsid w:val="00506B0A"/>
    <w:rsid w:val="005074A7"/>
    <w:rsid w:val="00513023"/>
    <w:rsid w:val="005131FC"/>
    <w:rsid w:val="00514148"/>
    <w:rsid w:val="00514631"/>
    <w:rsid w:val="00515E50"/>
    <w:rsid w:val="00516087"/>
    <w:rsid w:val="00516169"/>
    <w:rsid w:val="0051670C"/>
    <w:rsid w:val="00516B4C"/>
    <w:rsid w:val="00521501"/>
    <w:rsid w:val="00521E47"/>
    <w:rsid w:val="005225A9"/>
    <w:rsid w:val="00522844"/>
    <w:rsid w:val="00522DBF"/>
    <w:rsid w:val="00522F38"/>
    <w:rsid w:val="00523C23"/>
    <w:rsid w:val="005263A3"/>
    <w:rsid w:val="00526A52"/>
    <w:rsid w:val="00527C4F"/>
    <w:rsid w:val="00530F24"/>
    <w:rsid w:val="00534A65"/>
    <w:rsid w:val="00535F42"/>
    <w:rsid w:val="005363E7"/>
    <w:rsid w:val="00536FE3"/>
    <w:rsid w:val="005402A0"/>
    <w:rsid w:val="005413EB"/>
    <w:rsid w:val="00541AD9"/>
    <w:rsid w:val="00541C44"/>
    <w:rsid w:val="00541C68"/>
    <w:rsid w:val="00541E85"/>
    <w:rsid w:val="00544C6F"/>
    <w:rsid w:val="00544FB2"/>
    <w:rsid w:val="005465AB"/>
    <w:rsid w:val="00547B43"/>
    <w:rsid w:val="005556FC"/>
    <w:rsid w:val="00562A12"/>
    <w:rsid w:val="00564152"/>
    <w:rsid w:val="005649C9"/>
    <w:rsid w:val="005656A9"/>
    <w:rsid w:val="00566395"/>
    <w:rsid w:val="00567B5F"/>
    <w:rsid w:val="00570663"/>
    <w:rsid w:val="00581791"/>
    <w:rsid w:val="00582D3A"/>
    <w:rsid w:val="00586A9E"/>
    <w:rsid w:val="00590620"/>
    <w:rsid w:val="0059341D"/>
    <w:rsid w:val="00593590"/>
    <w:rsid w:val="00593709"/>
    <w:rsid w:val="00594868"/>
    <w:rsid w:val="00596AA7"/>
    <w:rsid w:val="00596EDF"/>
    <w:rsid w:val="00597B09"/>
    <w:rsid w:val="005A2A0B"/>
    <w:rsid w:val="005A4C2E"/>
    <w:rsid w:val="005A5177"/>
    <w:rsid w:val="005A6544"/>
    <w:rsid w:val="005B1EDA"/>
    <w:rsid w:val="005B2291"/>
    <w:rsid w:val="005B3321"/>
    <w:rsid w:val="005B3898"/>
    <w:rsid w:val="005B50D0"/>
    <w:rsid w:val="005B6231"/>
    <w:rsid w:val="005B6A37"/>
    <w:rsid w:val="005B6D70"/>
    <w:rsid w:val="005C229E"/>
    <w:rsid w:val="005C302D"/>
    <w:rsid w:val="005C4DF9"/>
    <w:rsid w:val="005D0AE1"/>
    <w:rsid w:val="005D27C5"/>
    <w:rsid w:val="005D3F31"/>
    <w:rsid w:val="005D4412"/>
    <w:rsid w:val="005D6389"/>
    <w:rsid w:val="005D763A"/>
    <w:rsid w:val="005D7D19"/>
    <w:rsid w:val="005D7D77"/>
    <w:rsid w:val="005E182B"/>
    <w:rsid w:val="005E33EB"/>
    <w:rsid w:val="005E39F7"/>
    <w:rsid w:val="005E3C4D"/>
    <w:rsid w:val="005E433C"/>
    <w:rsid w:val="005E7B15"/>
    <w:rsid w:val="005F0F55"/>
    <w:rsid w:val="005F236D"/>
    <w:rsid w:val="005F23AB"/>
    <w:rsid w:val="005F2CF3"/>
    <w:rsid w:val="005F2D17"/>
    <w:rsid w:val="005F51E5"/>
    <w:rsid w:val="005F538A"/>
    <w:rsid w:val="005F624E"/>
    <w:rsid w:val="00602020"/>
    <w:rsid w:val="006044DE"/>
    <w:rsid w:val="006048BB"/>
    <w:rsid w:val="0060496A"/>
    <w:rsid w:val="00606D27"/>
    <w:rsid w:val="00610868"/>
    <w:rsid w:val="006117C7"/>
    <w:rsid w:val="00611D93"/>
    <w:rsid w:val="00612B01"/>
    <w:rsid w:val="0061427E"/>
    <w:rsid w:val="00620534"/>
    <w:rsid w:val="00622258"/>
    <w:rsid w:val="0062405F"/>
    <w:rsid w:val="00625A41"/>
    <w:rsid w:val="006263E1"/>
    <w:rsid w:val="00626698"/>
    <w:rsid w:val="00630FD8"/>
    <w:rsid w:val="006337E6"/>
    <w:rsid w:val="00635BAE"/>
    <w:rsid w:val="00636462"/>
    <w:rsid w:val="00636769"/>
    <w:rsid w:val="00636F10"/>
    <w:rsid w:val="00641648"/>
    <w:rsid w:val="006424B6"/>
    <w:rsid w:val="00646F77"/>
    <w:rsid w:val="006510DC"/>
    <w:rsid w:val="006519AB"/>
    <w:rsid w:val="0065338C"/>
    <w:rsid w:val="0065364D"/>
    <w:rsid w:val="006540BB"/>
    <w:rsid w:val="006560E4"/>
    <w:rsid w:val="0065618D"/>
    <w:rsid w:val="0065715E"/>
    <w:rsid w:val="00657251"/>
    <w:rsid w:val="0066193C"/>
    <w:rsid w:val="00661CE3"/>
    <w:rsid w:val="006624A1"/>
    <w:rsid w:val="00666316"/>
    <w:rsid w:val="00667C8A"/>
    <w:rsid w:val="00671651"/>
    <w:rsid w:val="00672829"/>
    <w:rsid w:val="00673F65"/>
    <w:rsid w:val="00674255"/>
    <w:rsid w:val="00674473"/>
    <w:rsid w:val="006748BD"/>
    <w:rsid w:val="00676C32"/>
    <w:rsid w:val="00677265"/>
    <w:rsid w:val="00682625"/>
    <w:rsid w:val="00683169"/>
    <w:rsid w:val="00683194"/>
    <w:rsid w:val="00683D65"/>
    <w:rsid w:val="00686E30"/>
    <w:rsid w:val="006915F5"/>
    <w:rsid w:val="006926E9"/>
    <w:rsid w:val="00693573"/>
    <w:rsid w:val="00694813"/>
    <w:rsid w:val="006963A1"/>
    <w:rsid w:val="006A07F7"/>
    <w:rsid w:val="006A369C"/>
    <w:rsid w:val="006A38E9"/>
    <w:rsid w:val="006A3A56"/>
    <w:rsid w:val="006A608D"/>
    <w:rsid w:val="006B13F8"/>
    <w:rsid w:val="006B43B5"/>
    <w:rsid w:val="006B4951"/>
    <w:rsid w:val="006B69BB"/>
    <w:rsid w:val="006C1DDF"/>
    <w:rsid w:val="006C25AA"/>
    <w:rsid w:val="006C36F7"/>
    <w:rsid w:val="006C5913"/>
    <w:rsid w:val="006C69AE"/>
    <w:rsid w:val="006C6A57"/>
    <w:rsid w:val="006C74A2"/>
    <w:rsid w:val="006C7EB4"/>
    <w:rsid w:val="006C7EF4"/>
    <w:rsid w:val="006D4D79"/>
    <w:rsid w:val="006D5A32"/>
    <w:rsid w:val="006E0655"/>
    <w:rsid w:val="006E1C03"/>
    <w:rsid w:val="006E2DBF"/>
    <w:rsid w:val="006E5154"/>
    <w:rsid w:val="006E6B0B"/>
    <w:rsid w:val="006E703C"/>
    <w:rsid w:val="006F074A"/>
    <w:rsid w:val="006F07D2"/>
    <w:rsid w:val="006F44D0"/>
    <w:rsid w:val="006F535A"/>
    <w:rsid w:val="006F6265"/>
    <w:rsid w:val="006F6768"/>
    <w:rsid w:val="00700BF8"/>
    <w:rsid w:val="00702144"/>
    <w:rsid w:val="007039B6"/>
    <w:rsid w:val="007058FE"/>
    <w:rsid w:val="00705909"/>
    <w:rsid w:val="00706E71"/>
    <w:rsid w:val="00707353"/>
    <w:rsid w:val="00711B6B"/>
    <w:rsid w:val="00717218"/>
    <w:rsid w:val="0072200E"/>
    <w:rsid w:val="00722745"/>
    <w:rsid w:val="0072526F"/>
    <w:rsid w:val="00725582"/>
    <w:rsid w:val="00726DE9"/>
    <w:rsid w:val="007319FF"/>
    <w:rsid w:val="00732D95"/>
    <w:rsid w:val="0073339C"/>
    <w:rsid w:val="00737034"/>
    <w:rsid w:val="00737C08"/>
    <w:rsid w:val="00741D71"/>
    <w:rsid w:val="00747D12"/>
    <w:rsid w:val="007500FD"/>
    <w:rsid w:val="00751640"/>
    <w:rsid w:val="007531E3"/>
    <w:rsid w:val="00756E54"/>
    <w:rsid w:val="00757773"/>
    <w:rsid w:val="007619B9"/>
    <w:rsid w:val="00762772"/>
    <w:rsid w:val="00763422"/>
    <w:rsid w:val="00764115"/>
    <w:rsid w:val="00764C2C"/>
    <w:rsid w:val="00765CD4"/>
    <w:rsid w:val="007673D2"/>
    <w:rsid w:val="00767600"/>
    <w:rsid w:val="00771BD6"/>
    <w:rsid w:val="00771D47"/>
    <w:rsid w:val="00772547"/>
    <w:rsid w:val="00773F87"/>
    <w:rsid w:val="00774391"/>
    <w:rsid w:val="007753E1"/>
    <w:rsid w:val="007766A1"/>
    <w:rsid w:val="00776C94"/>
    <w:rsid w:val="007801D8"/>
    <w:rsid w:val="00780CA7"/>
    <w:rsid w:val="0078113F"/>
    <w:rsid w:val="00781C20"/>
    <w:rsid w:val="00782037"/>
    <w:rsid w:val="0078268B"/>
    <w:rsid w:val="007830EC"/>
    <w:rsid w:val="00783D52"/>
    <w:rsid w:val="00783D98"/>
    <w:rsid w:val="007872CA"/>
    <w:rsid w:val="007904DF"/>
    <w:rsid w:val="00790C83"/>
    <w:rsid w:val="00790D8E"/>
    <w:rsid w:val="0079351A"/>
    <w:rsid w:val="007948AA"/>
    <w:rsid w:val="007949F2"/>
    <w:rsid w:val="00796CB5"/>
    <w:rsid w:val="007974BE"/>
    <w:rsid w:val="0079791D"/>
    <w:rsid w:val="00797C7E"/>
    <w:rsid w:val="007A1565"/>
    <w:rsid w:val="007A28B8"/>
    <w:rsid w:val="007A3D9F"/>
    <w:rsid w:val="007A4458"/>
    <w:rsid w:val="007A4D89"/>
    <w:rsid w:val="007A5F44"/>
    <w:rsid w:val="007A69B9"/>
    <w:rsid w:val="007B1D4A"/>
    <w:rsid w:val="007B26E9"/>
    <w:rsid w:val="007B493E"/>
    <w:rsid w:val="007C049D"/>
    <w:rsid w:val="007C04EA"/>
    <w:rsid w:val="007C221C"/>
    <w:rsid w:val="007C4519"/>
    <w:rsid w:val="007C59F9"/>
    <w:rsid w:val="007D200E"/>
    <w:rsid w:val="007D2D4E"/>
    <w:rsid w:val="007D5F74"/>
    <w:rsid w:val="007D5F9E"/>
    <w:rsid w:val="007E105D"/>
    <w:rsid w:val="007E1405"/>
    <w:rsid w:val="007E1681"/>
    <w:rsid w:val="007E39F2"/>
    <w:rsid w:val="007E454B"/>
    <w:rsid w:val="007F1914"/>
    <w:rsid w:val="007F1E60"/>
    <w:rsid w:val="007F4966"/>
    <w:rsid w:val="007F595C"/>
    <w:rsid w:val="00802407"/>
    <w:rsid w:val="008030B2"/>
    <w:rsid w:val="0080334A"/>
    <w:rsid w:val="00811A06"/>
    <w:rsid w:val="0082196C"/>
    <w:rsid w:val="00822C9E"/>
    <w:rsid w:val="008246D2"/>
    <w:rsid w:val="00824ABB"/>
    <w:rsid w:val="008270AB"/>
    <w:rsid w:val="008277AE"/>
    <w:rsid w:val="00830340"/>
    <w:rsid w:val="0083054B"/>
    <w:rsid w:val="00830763"/>
    <w:rsid w:val="00831122"/>
    <w:rsid w:val="00831E62"/>
    <w:rsid w:val="00832E09"/>
    <w:rsid w:val="008336D2"/>
    <w:rsid w:val="00834A6A"/>
    <w:rsid w:val="00837072"/>
    <w:rsid w:val="00837FD6"/>
    <w:rsid w:val="0084325A"/>
    <w:rsid w:val="008434E2"/>
    <w:rsid w:val="008439D1"/>
    <w:rsid w:val="00844FB0"/>
    <w:rsid w:val="00850089"/>
    <w:rsid w:val="008509CA"/>
    <w:rsid w:val="008527F9"/>
    <w:rsid w:val="008531E0"/>
    <w:rsid w:val="00854480"/>
    <w:rsid w:val="008557F2"/>
    <w:rsid w:val="008629A2"/>
    <w:rsid w:val="00867E6F"/>
    <w:rsid w:val="00874432"/>
    <w:rsid w:val="008748EA"/>
    <w:rsid w:val="00876629"/>
    <w:rsid w:val="00881601"/>
    <w:rsid w:val="00882EA0"/>
    <w:rsid w:val="008833C2"/>
    <w:rsid w:val="00884CFD"/>
    <w:rsid w:val="008852C8"/>
    <w:rsid w:val="008861C8"/>
    <w:rsid w:val="00890419"/>
    <w:rsid w:val="00891160"/>
    <w:rsid w:val="00892756"/>
    <w:rsid w:val="00893EBF"/>
    <w:rsid w:val="008953CE"/>
    <w:rsid w:val="008A040B"/>
    <w:rsid w:val="008A3896"/>
    <w:rsid w:val="008A5261"/>
    <w:rsid w:val="008A52A4"/>
    <w:rsid w:val="008A60FA"/>
    <w:rsid w:val="008B02BE"/>
    <w:rsid w:val="008B2133"/>
    <w:rsid w:val="008B3171"/>
    <w:rsid w:val="008B46CD"/>
    <w:rsid w:val="008B76EE"/>
    <w:rsid w:val="008C0DBA"/>
    <w:rsid w:val="008C1DAA"/>
    <w:rsid w:val="008C3BE4"/>
    <w:rsid w:val="008C603A"/>
    <w:rsid w:val="008C7BA4"/>
    <w:rsid w:val="008C7D29"/>
    <w:rsid w:val="008D07C9"/>
    <w:rsid w:val="008D17E4"/>
    <w:rsid w:val="008D49F0"/>
    <w:rsid w:val="008D61B5"/>
    <w:rsid w:val="008D7BFB"/>
    <w:rsid w:val="008E00A1"/>
    <w:rsid w:val="008E03DF"/>
    <w:rsid w:val="008E0519"/>
    <w:rsid w:val="008E1561"/>
    <w:rsid w:val="008E176E"/>
    <w:rsid w:val="008E1A84"/>
    <w:rsid w:val="008E2324"/>
    <w:rsid w:val="008E2D8D"/>
    <w:rsid w:val="008E6C74"/>
    <w:rsid w:val="008F06B4"/>
    <w:rsid w:val="008F4C47"/>
    <w:rsid w:val="008F6936"/>
    <w:rsid w:val="008F763C"/>
    <w:rsid w:val="00901B56"/>
    <w:rsid w:val="009021CF"/>
    <w:rsid w:val="00902ECA"/>
    <w:rsid w:val="00905A01"/>
    <w:rsid w:val="009060B1"/>
    <w:rsid w:val="009075B4"/>
    <w:rsid w:val="00907F18"/>
    <w:rsid w:val="009104E0"/>
    <w:rsid w:val="00910E38"/>
    <w:rsid w:val="009130C3"/>
    <w:rsid w:val="009154D0"/>
    <w:rsid w:val="009161E0"/>
    <w:rsid w:val="00920202"/>
    <w:rsid w:val="009208AD"/>
    <w:rsid w:val="00921306"/>
    <w:rsid w:val="0092441E"/>
    <w:rsid w:val="009259D9"/>
    <w:rsid w:val="0092603D"/>
    <w:rsid w:val="009268B7"/>
    <w:rsid w:val="009302ED"/>
    <w:rsid w:val="009328C7"/>
    <w:rsid w:val="009344C7"/>
    <w:rsid w:val="0093748D"/>
    <w:rsid w:val="00941968"/>
    <w:rsid w:val="00942167"/>
    <w:rsid w:val="00942722"/>
    <w:rsid w:val="009478BF"/>
    <w:rsid w:val="0095114C"/>
    <w:rsid w:val="009515BF"/>
    <w:rsid w:val="00951ABA"/>
    <w:rsid w:val="00951F87"/>
    <w:rsid w:val="009523AD"/>
    <w:rsid w:val="00955094"/>
    <w:rsid w:val="009559C7"/>
    <w:rsid w:val="00955D1C"/>
    <w:rsid w:val="00960670"/>
    <w:rsid w:val="00960955"/>
    <w:rsid w:val="00960A1D"/>
    <w:rsid w:val="009629E3"/>
    <w:rsid w:val="0096513C"/>
    <w:rsid w:val="00965D88"/>
    <w:rsid w:val="0096627E"/>
    <w:rsid w:val="0096674C"/>
    <w:rsid w:val="00966F27"/>
    <w:rsid w:val="00967B08"/>
    <w:rsid w:val="00971F47"/>
    <w:rsid w:val="00973024"/>
    <w:rsid w:val="009745F5"/>
    <w:rsid w:val="00977A93"/>
    <w:rsid w:val="0098134D"/>
    <w:rsid w:val="00981361"/>
    <w:rsid w:val="009815B0"/>
    <w:rsid w:val="00982CE9"/>
    <w:rsid w:val="00985A72"/>
    <w:rsid w:val="00990BED"/>
    <w:rsid w:val="00992F59"/>
    <w:rsid w:val="00997B38"/>
    <w:rsid w:val="009A0423"/>
    <w:rsid w:val="009A6917"/>
    <w:rsid w:val="009A6AA5"/>
    <w:rsid w:val="009A71B1"/>
    <w:rsid w:val="009B1565"/>
    <w:rsid w:val="009B1990"/>
    <w:rsid w:val="009B1D98"/>
    <w:rsid w:val="009C04F0"/>
    <w:rsid w:val="009C1069"/>
    <w:rsid w:val="009C164A"/>
    <w:rsid w:val="009C1DA8"/>
    <w:rsid w:val="009C1F71"/>
    <w:rsid w:val="009C68EB"/>
    <w:rsid w:val="009D11B4"/>
    <w:rsid w:val="009D120C"/>
    <w:rsid w:val="009D140B"/>
    <w:rsid w:val="009D2CAE"/>
    <w:rsid w:val="009D54D0"/>
    <w:rsid w:val="009E0966"/>
    <w:rsid w:val="009E6A0D"/>
    <w:rsid w:val="009E711C"/>
    <w:rsid w:val="009E71A6"/>
    <w:rsid w:val="009F75AD"/>
    <w:rsid w:val="009F7C6E"/>
    <w:rsid w:val="00A03C4C"/>
    <w:rsid w:val="00A04AAE"/>
    <w:rsid w:val="00A05EC2"/>
    <w:rsid w:val="00A11109"/>
    <w:rsid w:val="00A12B02"/>
    <w:rsid w:val="00A14652"/>
    <w:rsid w:val="00A16D35"/>
    <w:rsid w:val="00A1706F"/>
    <w:rsid w:val="00A21A4B"/>
    <w:rsid w:val="00A21E2E"/>
    <w:rsid w:val="00A256DE"/>
    <w:rsid w:val="00A27AE4"/>
    <w:rsid w:val="00A27CEA"/>
    <w:rsid w:val="00A351A9"/>
    <w:rsid w:val="00A359D7"/>
    <w:rsid w:val="00A422CB"/>
    <w:rsid w:val="00A43550"/>
    <w:rsid w:val="00A43757"/>
    <w:rsid w:val="00A44138"/>
    <w:rsid w:val="00A44A36"/>
    <w:rsid w:val="00A469CD"/>
    <w:rsid w:val="00A46EBB"/>
    <w:rsid w:val="00A47D7F"/>
    <w:rsid w:val="00A508BD"/>
    <w:rsid w:val="00A53C46"/>
    <w:rsid w:val="00A57F55"/>
    <w:rsid w:val="00A62143"/>
    <w:rsid w:val="00A62BFB"/>
    <w:rsid w:val="00A660FD"/>
    <w:rsid w:val="00A70D70"/>
    <w:rsid w:val="00A72083"/>
    <w:rsid w:val="00A724BB"/>
    <w:rsid w:val="00A73487"/>
    <w:rsid w:val="00A76AFC"/>
    <w:rsid w:val="00A81A60"/>
    <w:rsid w:val="00A81EF0"/>
    <w:rsid w:val="00A8259F"/>
    <w:rsid w:val="00A827EA"/>
    <w:rsid w:val="00A836DD"/>
    <w:rsid w:val="00A83ABB"/>
    <w:rsid w:val="00A843AC"/>
    <w:rsid w:val="00A92251"/>
    <w:rsid w:val="00A92C4A"/>
    <w:rsid w:val="00A932F6"/>
    <w:rsid w:val="00A943EA"/>
    <w:rsid w:val="00A9463F"/>
    <w:rsid w:val="00A94CA9"/>
    <w:rsid w:val="00A94CF3"/>
    <w:rsid w:val="00A95838"/>
    <w:rsid w:val="00A9798C"/>
    <w:rsid w:val="00A97A35"/>
    <w:rsid w:val="00AA24EC"/>
    <w:rsid w:val="00AA27C9"/>
    <w:rsid w:val="00AA3611"/>
    <w:rsid w:val="00AA518A"/>
    <w:rsid w:val="00AA5C1F"/>
    <w:rsid w:val="00AB2374"/>
    <w:rsid w:val="00AB49C1"/>
    <w:rsid w:val="00AB5E42"/>
    <w:rsid w:val="00AB7D26"/>
    <w:rsid w:val="00AC0B79"/>
    <w:rsid w:val="00AC0F11"/>
    <w:rsid w:val="00AC2AF2"/>
    <w:rsid w:val="00AC3790"/>
    <w:rsid w:val="00AC59C7"/>
    <w:rsid w:val="00AD2E20"/>
    <w:rsid w:val="00AD4756"/>
    <w:rsid w:val="00AD483B"/>
    <w:rsid w:val="00AE16E7"/>
    <w:rsid w:val="00AE2AFB"/>
    <w:rsid w:val="00AE39DE"/>
    <w:rsid w:val="00AE3FF9"/>
    <w:rsid w:val="00AE5552"/>
    <w:rsid w:val="00AE5631"/>
    <w:rsid w:val="00AE5D2B"/>
    <w:rsid w:val="00AE7217"/>
    <w:rsid w:val="00AE795D"/>
    <w:rsid w:val="00AF178E"/>
    <w:rsid w:val="00AF2213"/>
    <w:rsid w:val="00AF36C6"/>
    <w:rsid w:val="00AF3EFC"/>
    <w:rsid w:val="00AF4CD1"/>
    <w:rsid w:val="00AF4F4C"/>
    <w:rsid w:val="00AF5DF0"/>
    <w:rsid w:val="00B01A13"/>
    <w:rsid w:val="00B03CF7"/>
    <w:rsid w:val="00B106BA"/>
    <w:rsid w:val="00B106E9"/>
    <w:rsid w:val="00B1131E"/>
    <w:rsid w:val="00B127DB"/>
    <w:rsid w:val="00B138D7"/>
    <w:rsid w:val="00B14F2A"/>
    <w:rsid w:val="00B17A71"/>
    <w:rsid w:val="00B2244F"/>
    <w:rsid w:val="00B2307E"/>
    <w:rsid w:val="00B23FEA"/>
    <w:rsid w:val="00B25538"/>
    <w:rsid w:val="00B25731"/>
    <w:rsid w:val="00B261A4"/>
    <w:rsid w:val="00B27E28"/>
    <w:rsid w:val="00B300E8"/>
    <w:rsid w:val="00B32C69"/>
    <w:rsid w:val="00B33CBB"/>
    <w:rsid w:val="00B3410D"/>
    <w:rsid w:val="00B34739"/>
    <w:rsid w:val="00B34AF3"/>
    <w:rsid w:val="00B35933"/>
    <w:rsid w:val="00B35CB2"/>
    <w:rsid w:val="00B3638D"/>
    <w:rsid w:val="00B379A1"/>
    <w:rsid w:val="00B37D87"/>
    <w:rsid w:val="00B4054A"/>
    <w:rsid w:val="00B43DF1"/>
    <w:rsid w:val="00B44B95"/>
    <w:rsid w:val="00B4502B"/>
    <w:rsid w:val="00B4709D"/>
    <w:rsid w:val="00B5049F"/>
    <w:rsid w:val="00B505C9"/>
    <w:rsid w:val="00B50F1B"/>
    <w:rsid w:val="00B56D92"/>
    <w:rsid w:val="00B57EA3"/>
    <w:rsid w:val="00B6039F"/>
    <w:rsid w:val="00B60444"/>
    <w:rsid w:val="00B61255"/>
    <w:rsid w:val="00B63949"/>
    <w:rsid w:val="00B639C4"/>
    <w:rsid w:val="00B65396"/>
    <w:rsid w:val="00B72306"/>
    <w:rsid w:val="00B72C9F"/>
    <w:rsid w:val="00B744FA"/>
    <w:rsid w:val="00B75ACB"/>
    <w:rsid w:val="00B80288"/>
    <w:rsid w:val="00B830E4"/>
    <w:rsid w:val="00B86076"/>
    <w:rsid w:val="00B871BE"/>
    <w:rsid w:val="00B87661"/>
    <w:rsid w:val="00B91AD4"/>
    <w:rsid w:val="00B9575E"/>
    <w:rsid w:val="00B97A0C"/>
    <w:rsid w:val="00B97CC8"/>
    <w:rsid w:val="00B97DCA"/>
    <w:rsid w:val="00BA2142"/>
    <w:rsid w:val="00BA3B71"/>
    <w:rsid w:val="00BA3FB3"/>
    <w:rsid w:val="00BA5A7C"/>
    <w:rsid w:val="00BA7093"/>
    <w:rsid w:val="00BA79F4"/>
    <w:rsid w:val="00BB2F7E"/>
    <w:rsid w:val="00BB56A4"/>
    <w:rsid w:val="00BB5CA5"/>
    <w:rsid w:val="00BB657C"/>
    <w:rsid w:val="00BB7598"/>
    <w:rsid w:val="00BB773B"/>
    <w:rsid w:val="00BC049A"/>
    <w:rsid w:val="00BC0651"/>
    <w:rsid w:val="00BC586A"/>
    <w:rsid w:val="00BC7D51"/>
    <w:rsid w:val="00BD015D"/>
    <w:rsid w:val="00BD0248"/>
    <w:rsid w:val="00BD2771"/>
    <w:rsid w:val="00BD461E"/>
    <w:rsid w:val="00BD7D3A"/>
    <w:rsid w:val="00BE20BF"/>
    <w:rsid w:val="00BE3A1A"/>
    <w:rsid w:val="00BE3B29"/>
    <w:rsid w:val="00BE3F87"/>
    <w:rsid w:val="00BE4F12"/>
    <w:rsid w:val="00BE4F3D"/>
    <w:rsid w:val="00BE5CBD"/>
    <w:rsid w:val="00BE5F90"/>
    <w:rsid w:val="00BE6120"/>
    <w:rsid w:val="00BE6E0E"/>
    <w:rsid w:val="00BE73C3"/>
    <w:rsid w:val="00BE78D4"/>
    <w:rsid w:val="00BF1F6B"/>
    <w:rsid w:val="00BF2674"/>
    <w:rsid w:val="00BF40A6"/>
    <w:rsid w:val="00BF7193"/>
    <w:rsid w:val="00C01B12"/>
    <w:rsid w:val="00C04D4D"/>
    <w:rsid w:val="00C06CDC"/>
    <w:rsid w:val="00C0766C"/>
    <w:rsid w:val="00C10330"/>
    <w:rsid w:val="00C121F0"/>
    <w:rsid w:val="00C1237C"/>
    <w:rsid w:val="00C12949"/>
    <w:rsid w:val="00C1442F"/>
    <w:rsid w:val="00C1583A"/>
    <w:rsid w:val="00C170A2"/>
    <w:rsid w:val="00C24D4A"/>
    <w:rsid w:val="00C25C96"/>
    <w:rsid w:val="00C30A11"/>
    <w:rsid w:val="00C318D3"/>
    <w:rsid w:val="00C32789"/>
    <w:rsid w:val="00C4035F"/>
    <w:rsid w:val="00C4127E"/>
    <w:rsid w:val="00C425AA"/>
    <w:rsid w:val="00C4485E"/>
    <w:rsid w:val="00C44B81"/>
    <w:rsid w:val="00C47913"/>
    <w:rsid w:val="00C47D4A"/>
    <w:rsid w:val="00C527AE"/>
    <w:rsid w:val="00C52AB1"/>
    <w:rsid w:val="00C52DA5"/>
    <w:rsid w:val="00C535D0"/>
    <w:rsid w:val="00C53B4F"/>
    <w:rsid w:val="00C545BD"/>
    <w:rsid w:val="00C54D3F"/>
    <w:rsid w:val="00C55485"/>
    <w:rsid w:val="00C556C4"/>
    <w:rsid w:val="00C56672"/>
    <w:rsid w:val="00C56EED"/>
    <w:rsid w:val="00C5719E"/>
    <w:rsid w:val="00C617ED"/>
    <w:rsid w:val="00C63B9D"/>
    <w:rsid w:val="00C63D28"/>
    <w:rsid w:val="00C646FD"/>
    <w:rsid w:val="00C66B3C"/>
    <w:rsid w:val="00C67A87"/>
    <w:rsid w:val="00C72277"/>
    <w:rsid w:val="00C726BE"/>
    <w:rsid w:val="00C73340"/>
    <w:rsid w:val="00C733B2"/>
    <w:rsid w:val="00C769C5"/>
    <w:rsid w:val="00C80CDA"/>
    <w:rsid w:val="00C81897"/>
    <w:rsid w:val="00C84CBE"/>
    <w:rsid w:val="00C8516C"/>
    <w:rsid w:val="00C85887"/>
    <w:rsid w:val="00C87FF2"/>
    <w:rsid w:val="00C9050A"/>
    <w:rsid w:val="00C90DFB"/>
    <w:rsid w:val="00C9105D"/>
    <w:rsid w:val="00C936AD"/>
    <w:rsid w:val="00C94781"/>
    <w:rsid w:val="00C973A0"/>
    <w:rsid w:val="00CA2D12"/>
    <w:rsid w:val="00CA45D4"/>
    <w:rsid w:val="00CA7B3F"/>
    <w:rsid w:val="00CB023E"/>
    <w:rsid w:val="00CB069E"/>
    <w:rsid w:val="00CB0B4B"/>
    <w:rsid w:val="00CB28DC"/>
    <w:rsid w:val="00CB650C"/>
    <w:rsid w:val="00CB7026"/>
    <w:rsid w:val="00CB71A0"/>
    <w:rsid w:val="00CC5C1C"/>
    <w:rsid w:val="00CC70D6"/>
    <w:rsid w:val="00CC7A41"/>
    <w:rsid w:val="00CD0D75"/>
    <w:rsid w:val="00CD237F"/>
    <w:rsid w:val="00CD2FF5"/>
    <w:rsid w:val="00CD3FAA"/>
    <w:rsid w:val="00CD5166"/>
    <w:rsid w:val="00CD5D21"/>
    <w:rsid w:val="00CE034A"/>
    <w:rsid w:val="00CE1762"/>
    <w:rsid w:val="00CE3082"/>
    <w:rsid w:val="00CE62F7"/>
    <w:rsid w:val="00CE6325"/>
    <w:rsid w:val="00CE67D8"/>
    <w:rsid w:val="00CF21EF"/>
    <w:rsid w:val="00CF5C78"/>
    <w:rsid w:val="00CF65A7"/>
    <w:rsid w:val="00CF66F8"/>
    <w:rsid w:val="00CF6893"/>
    <w:rsid w:val="00D01709"/>
    <w:rsid w:val="00D01F14"/>
    <w:rsid w:val="00D02054"/>
    <w:rsid w:val="00D057AA"/>
    <w:rsid w:val="00D061FF"/>
    <w:rsid w:val="00D06778"/>
    <w:rsid w:val="00D11002"/>
    <w:rsid w:val="00D1196B"/>
    <w:rsid w:val="00D1204E"/>
    <w:rsid w:val="00D13AF1"/>
    <w:rsid w:val="00D15A40"/>
    <w:rsid w:val="00D1618A"/>
    <w:rsid w:val="00D17317"/>
    <w:rsid w:val="00D20871"/>
    <w:rsid w:val="00D22FB8"/>
    <w:rsid w:val="00D23D93"/>
    <w:rsid w:val="00D23F3D"/>
    <w:rsid w:val="00D246FD"/>
    <w:rsid w:val="00D24C6B"/>
    <w:rsid w:val="00D300E6"/>
    <w:rsid w:val="00D3153A"/>
    <w:rsid w:val="00D33DDA"/>
    <w:rsid w:val="00D35694"/>
    <w:rsid w:val="00D40B8A"/>
    <w:rsid w:val="00D41016"/>
    <w:rsid w:val="00D41AF9"/>
    <w:rsid w:val="00D41E13"/>
    <w:rsid w:val="00D42C2E"/>
    <w:rsid w:val="00D4378F"/>
    <w:rsid w:val="00D43B92"/>
    <w:rsid w:val="00D44CF4"/>
    <w:rsid w:val="00D44DCE"/>
    <w:rsid w:val="00D46F29"/>
    <w:rsid w:val="00D47350"/>
    <w:rsid w:val="00D47666"/>
    <w:rsid w:val="00D515E1"/>
    <w:rsid w:val="00D5164E"/>
    <w:rsid w:val="00D517BB"/>
    <w:rsid w:val="00D53575"/>
    <w:rsid w:val="00D53C22"/>
    <w:rsid w:val="00D54074"/>
    <w:rsid w:val="00D54436"/>
    <w:rsid w:val="00D546D0"/>
    <w:rsid w:val="00D556FF"/>
    <w:rsid w:val="00D55B3B"/>
    <w:rsid w:val="00D62BF1"/>
    <w:rsid w:val="00D62D38"/>
    <w:rsid w:val="00D638CA"/>
    <w:rsid w:val="00D641B7"/>
    <w:rsid w:val="00D66027"/>
    <w:rsid w:val="00D6610F"/>
    <w:rsid w:val="00D706EC"/>
    <w:rsid w:val="00D72910"/>
    <w:rsid w:val="00D753C9"/>
    <w:rsid w:val="00D76741"/>
    <w:rsid w:val="00D80A56"/>
    <w:rsid w:val="00D80FDA"/>
    <w:rsid w:val="00D8114B"/>
    <w:rsid w:val="00D81DD1"/>
    <w:rsid w:val="00D820BB"/>
    <w:rsid w:val="00D93BFB"/>
    <w:rsid w:val="00D94490"/>
    <w:rsid w:val="00D97A97"/>
    <w:rsid w:val="00DA69BF"/>
    <w:rsid w:val="00DA6D71"/>
    <w:rsid w:val="00DA722C"/>
    <w:rsid w:val="00DB1534"/>
    <w:rsid w:val="00DB169F"/>
    <w:rsid w:val="00DB1A54"/>
    <w:rsid w:val="00DB1AAA"/>
    <w:rsid w:val="00DB28A1"/>
    <w:rsid w:val="00DB30B7"/>
    <w:rsid w:val="00DB340D"/>
    <w:rsid w:val="00DB3F8B"/>
    <w:rsid w:val="00DB4280"/>
    <w:rsid w:val="00DB540D"/>
    <w:rsid w:val="00DB6778"/>
    <w:rsid w:val="00DB6C8E"/>
    <w:rsid w:val="00DC565C"/>
    <w:rsid w:val="00DD0F38"/>
    <w:rsid w:val="00DD1834"/>
    <w:rsid w:val="00DD4A68"/>
    <w:rsid w:val="00DD4C0B"/>
    <w:rsid w:val="00DE0C0D"/>
    <w:rsid w:val="00DE1282"/>
    <w:rsid w:val="00DE1914"/>
    <w:rsid w:val="00DE365E"/>
    <w:rsid w:val="00DE3F06"/>
    <w:rsid w:val="00DE4E1B"/>
    <w:rsid w:val="00DE596E"/>
    <w:rsid w:val="00DE60A6"/>
    <w:rsid w:val="00DF23BA"/>
    <w:rsid w:val="00DF2C83"/>
    <w:rsid w:val="00DF342D"/>
    <w:rsid w:val="00DF3678"/>
    <w:rsid w:val="00DF4819"/>
    <w:rsid w:val="00DF5AD9"/>
    <w:rsid w:val="00DF6F66"/>
    <w:rsid w:val="00DF7123"/>
    <w:rsid w:val="00E001B5"/>
    <w:rsid w:val="00E0642F"/>
    <w:rsid w:val="00E1065A"/>
    <w:rsid w:val="00E11104"/>
    <w:rsid w:val="00E13A01"/>
    <w:rsid w:val="00E13CC4"/>
    <w:rsid w:val="00E13DE7"/>
    <w:rsid w:val="00E1566B"/>
    <w:rsid w:val="00E157B2"/>
    <w:rsid w:val="00E17491"/>
    <w:rsid w:val="00E20458"/>
    <w:rsid w:val="00E205F6"/>
    <w:rsid w:val="00E2084E"/>
    <w:rsid w:val="00E20C72"/>
    <w:rsid w:val="00E220E8"/>
    <w:rsid w:val="00E23B27"/>
    <w:rsid w:val="00E241B5"/>
    <w:rsid w:val="00E243EA"/>
    <w:rsid w:val="00E246B2"/>
    <w:rsid w:val="00E26DE3"/>
    <w:rsid w:val="00E27A67"/>
    <w:rsid w:val="00E32BB6"/>
    <w:rsid w:val="00E333B3"/>
    <w:rsid w:val="00E34EEF"/>
    <w:rsid w:val="00E35949"/>
    <w:rsid w:val="00E3732A"/>
    <w:rsid w:val="00E376D1"/>
    <w:rsid w:val="00E37C26"/>
    <w:rsid w:val="00E40983"/>
    <w:rsid w:val="00E40D1B"/>
    <w:rsid w:val="00E4135E"/>
    <w:rsid w:val="00E415A0"/>
    <w:rsid w:val="00E41DF3"/>
    <w:rsid w:val="00E42C4C"/>
    <w:rsid w:val="00E43ABA"/>
    <w:rsid w:val="00E43EA0"/>
    <w:rsid w:val="00E44426"/>
    <w:rsid w:val="00E46E4F"/>
    <w:rsid w:val="00E474A0"/>
    <w:rsid w:val="00E51464"/>
    <w:rsid w:val="00E52197"/>
    <w:rsid w:val="00E53099"/>
    <w:rsid w:val="00E54387"/>
    <w:rsid w:val="00E654BF"/>
    <w:rsid w:val="00E658A1"/>
    <w:rsid w:val="00E67318"/>
    <w:rsid w:val="00E677EA"/>
    <w:rsid w:val="00E67B6D"/>
    <w:rsid w:val="00E71D14"/>
    <w:rsid w:val="00E71FC5"/>
    <w:rsid w:val="00E726B4"/>
    <w:rsid w:val="00E72A9D"/>
    <w:rsid w:val="00E7610C"/>
    <w:rsid w:val="00E7665F"/>
    <w:rsid w:val="00E80295"/>
    <w:rsid w:val="00E81D5C"/>
    <w:rsid w:val="00E82A31"/>
    <w:rsid w:val="00E83F80"/>
    <w:rsid w:val="00E85435"/>
    <w:rsid w:val="00E872D4"/>
    <w:rsid w:val="00E87AA6"/>
    <w:rsid w:val="00E90DB2"/>
    <w:rsid w:val="00E92A99"/>
    <w:rsid w:val="00E9372C"/>
    <w:rsid w:val="00E93BB2"/>
    <w:rsid w:val="00E97E44"/>
    <w:rsid w:val="00EA0CC3"/>
    <w:rsid w:val="00EA1856"/>
    <w:rsid w:val="00EA381B"/>
    <w:rsid w:val="00EA442C"/>
    <w:rsid w:val="00EA5050"/>
    <w:rsid w:val="00EA5AC7"/>
    <w:rsid w:val="00EA6318"/>
    <w:rsid w:val="00EA6AE3"/>
    <w:rsid w:val="00EB2EFC"/>
    <w:rsid w:val="00EB3CDE"/>
    <w:rsid w:val="00EB658A"/>
    <w:rsid w:val="00EC2CE1"/>
    <w:rsid w:val="00EC59B1"/>
    <w:rsid w:val="00ED0AA0"/>
    <w:rsid w:val="00ED1ACF"/>
    <w:rsid w:val="00ED4FB6"/>
    <w:rsid w:val="00ED51AC"/>
    <w:rsid w:val="00ED6513"/>
    <w:rsid w:val="00ED728E"/>
    <w:rsid w:val="00EE0D34"/>
    <w:rsid w:val="00EE11EA"/>
    <w:rsid w:val="00EE14D0"/>
    <w:rsid w:val="00EE27D0"/>
    <w:rsid w:val="00EE3F02"/>
    <w:rsid w:val="00EE439F"/>
    <w:rsid w:val="00EE5C8A"/>
    <w:rsid w:val="00EE69C6"/>
    <w:rsid w:val="00EE6F14"/>
    <w:rsid w:val="00EE7B86"/>
    <w:rsid w:val="00EF0A44"/>
    <w:rsid w:val="00EF1114"/>
    <w:rsid w:val="00EF2C19"/>
    <w:rsid w:val="00EF3F08"/>
    <w:rsid w:val="00EF5571"/>
    <w:rsid w:val="00EF758E"/>
    <w:rsid w:val="00F0193C"/>
    <w:rsid w:val="00F01A0C"/>
    <w:rsid w:val="00F01A6F"/>
    <w:rsid w:val="00F03B78"/>
    <w:rsid w:val="00F05D1C"/>
    <w:rsid w:val="00F07168"/>
    <w:rsid w:val="00F10C73"/>
    <w:rsid w:val="00F111E5"/>
    <w:rsid w:val="00F1170E"/>
    <w:rsid w:val="00F1450E"/>
    <w:rsid w:val="00F17DF3"/>
    <w:rsid w:val="00F22F8F"/>
    <w:rsid w:val="00F25C9D"/>
    <w:rsid w:val="00F30C48"/>
    <w:rsid w:val="00F32095"/>
    <w:rsid w:val="00F3486F"/>
    <w:rsid w:val="00F35791"/>
    <w:rsid w:val="00F40FBB"/>
    <w:rsid w:val="00F42183"/>
    <w:rsid w:val="00F4245B"/>
    <w:rsid w:val="00F436C6"/>
    <w:rsid w:val="00F437FE"/>
    <w:rsid w:val="00F465E7"/>
    <w:rsid w:val="00F47B7D"/>
    <w:rsid w:val="00F54AC2"/>
    <w:rsid w:val="00F55011"/>
    <w:rsid w:val="00F56C3C"/>
    <w:rsid w:val="00F577BC"/>
    <w:rsid w:val="00F618D7"/>
    <w:rsid w:val="00F61A59"/>
    <w:rsid w:val="00F6265C"/>
    <w:rsid w:val="00F62683"/>
    <w:rsid w:val="00F63196"/>
    <w:rsid w:val="00F64385"/>
    <w:rsid w:val="00F6602B"/>
    <w:rsid w:val="00F7065C"/>
    <w:rsid w:val="00F70ABB"/>
    <w:rsid w:val="00F71F6F"/>
    <w:rsid w:val="00F73635"/>
    <w:rsid w:val="00F73FDA"/>
    <w:rsid w:val="00F7794D"/>
    <w:rsid w:val="00F80135"/>
    <w:rsid w:val="00F81A0F"/>
    <w:rsid w:val="00F82BB1"/>
    <w:rsid w:val="00F83AEC"/>
    <w:rsid w:val="00F86036"/>
    <w:rsid w:val="00F8609B"/>
    <w:rsid w:val="00F87F31"/>
    <w:rsid w:val="00F92E2C"/>
    <w:rsid w:val="00F93664"/>
    <w:rsid w:val="00F96250"/>
    <w:rsid w:val="00F96CF3"/>
    <w:rsid w:val="00F97AEA"/>
    <w:rsid w:val="00FA1332"/>
    <w:rsid w:val="00FA32B1"/>
    <w:rsid w:val="00FA45F1"/>
    <w:rsid w:val="00FA68E3"/>
    <w:rsid w:val="00FA6916"/>
    <w:rsid w:val="00FA691C"/>
    <w:rsid w:val="00FA7144"/>
    <w:rsid w:val="00FA7305"/>
    <w:rsid w:val="00FB22F0"/>
    <w:rsid w:val="00FB2313"/>
    <w:rsid w:val="00FC0951"/>
    <w:rsid w:val="00FC163F"/>
    <w:rsid w:val="00FC25B3"/>
    <w:rsid w:val="00FC4238"/>
    <w:rsid w:val="00FC6225"/>
    <w:rsid w:val="00FD154C"/>
    <w:rsid w:val="00FD22AA"/>
    <w:rsid w:val="00FD26AE"/>
    <w:rsid w:val="00FD4DB8"/>
    <w:rsid w:val="00FD616E"/>
    <w:rsid w:val="00FD62F2"/>
    <w:rsid w:val="00FD6D72"/>
    <w:rsid w:val="00FE0FA1"/>
    <w:rsid w:val="00FE2753"/>
    <w:rsid w:val="00FE4111"/>
    <w:rsid w:val="00FE5493"/>
    <w:rsid w:val="00FE5D8E"/>
    <w:rsid w:val="00FE600E"/>
    <w:rsid w:val="00FE7B40"/>
    <w:rsid w:val="00FF25B8"/>
    <w:rsid w:val="00FF2AE6"/>
    <w:rsid w:val="00FF43FF"/>
    <w:rsid w:val="00FF6B78"/>
    <w:rsid w:val="00FF735B"/>
    <w:rsid w:val="337E7442"/>
    <w:rsid w:val="545E82A9"/>
    <w:rsid w:val="613198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E7442"/>
  <w15:chartTrackingRefBased/>
  <w15:docId w15:val="{11C455F0-2E84-497D-9ECA-830EAE3B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46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41D71"/>
    <w:pPr>
      <w:keepNext/>
      <w:keepLines/>
      <w:spacing w:before="240" w:line="259" w:lineRule="auto"/>
      <w:outlineLvl w:val="0"/>
    </w:pPr>
    <w:rPr>
      <w:rFonts w:ascii="Segoe UI" w:eastAsiaTheme="majorEastAsia" w:hAnsi="Segoe U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41D71"/>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1D7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EF0"/>
    <w:pPr>
      <w:spacing w:after="160" w:line="259"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semiHidden/>
    <w:unhideWhenUsed/>
    <w:rsid w:val="00763422"/>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763422"/>
    <w:rPr>
      <w:sz w:val="20"/>
      <w:szCs w:val="20"/>
    </w:rPr>
  </w:style>
  <w:style w:type="character" w:styleId="FootnoteReference">
    <w:name w:val="footnote reference"/>
    <w:basedOn w:val="DefaultParagraphFont"/>
    <w:uiPriority w:val="99"/>
    <w:semiHidden/>
    <w:unhideWhenUsed/>
    <w:rsid w:val="00763422"/>
    <w:rPr>
      <w:vertAlign w:val="superscript"/>
    </w:rPr>
  </w:style>
  <w:style w:type="character" w:styleId="Hyperlink">
    <w:name w:val="Hyperlink"/>
    <w:basedOn w:val="DefaultParagraphFont"/>
    <w:uiPriority w:val="99"/>
    <w:unhideWhenUsed/>
    <w:rsid w:val="00E87AA6"/>
    <w:rPr>
      <w:color w:val="0563C1" w:themeColor="hyperlink"/>
      <w:u w:val="single"/>
    </w:rPr>
  </w:style>
  <w:style w:type="character" w:styleId="UnresolvedMention">
    <w:name w:val="Unresolved Mention"/>
    <w:basedOn w:val="DefaultParagraphFont"/>
    <w:uiPriority w:val="99"/>
    <w:unhideWhenUsed/>
    <w:rsid w:val="00E87AA6"/>
    <w:rPr>
      <w:color w:val="605E5C"/>
      <w:shd w:val="clear" w:color="auto" w:fill="E1DFDD"/>
    </w:rPr>
  </w:style>
  <w:style w:type="character" w:customStyle="1" w:styleId="normaltextrun">
    <w:name w:val="normaltextrun"/>
    <w:basedOn w:val="DefaultParagraphFont"/>
    <w:rsid w:val="00FE5D8E"/>
  </w:style>
  <w:style w:type="paragraph" w:styleId="Header">
    <w:name w:val="header"/>
    <w:basedOn w:val="Normal"/>
    <w:link w:val="HeaderChar"/>
    <w:uiPriority w:val="99"/>
    <w:unhideWhenUsed/>
    <w:rsid w:val="006E2DBF"/>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E2DBF"/>
  </w:style>
  <w:style w:type="paragraph" w:styleId="Footer">
    <w:name w:val="footer"/>
    <w:basedOn w:val="Normal"/>
    <w:link w:val="FooterChar"/>
    <w:uiPriority w:val="99"/>
    <w:unhideWhenUsed/>
    <w:rsid w:val="006E2DBF"/>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E2DBF"/>
  </w:style>
  <w:style w:type="character" w:styleId="CommentReference">
    <w:name w:val="annotation reference"/>
    <w:basedOn w:val="DefaultParagraphFont"/>
    <w:uiPriority w:val="99"/>
    <w:semiHidden/>
    <w:unhideWhenUsed/>
    <w:rsid w:val="006E2DBF"/>
    <w:rPr>
      <w:sz w:val="16"/>
      <w:szCs w:val="16"/>
    </w:rPr>
  </w:style>
  <w:style w:type="paragraph" w:styleId="CommentText">
    <w:name w:val="annotation text"/>
    <w:basedOn w:val="Normal"/>
    <w:link w:val="CommentTextChar"/>
    <w:uiPriority w:val="99"/>
    <w:unhideWhenUsed/>
    <w:rsid w:val="006E2DBF"/>
    <w:rPr>
      <w:sz w:val="20"/>
      <w:szCs w:val="20"/>
    </w:rPr>
  </w:style>
  <w:style w:type="character" w:customStyle="1" w:styleId="CommentTextChar">
    <w:name w:val="Comment Text Char"/>
    <w:basedOn w:val="DefaultParagraphFont"/>
    <w:link w:val="CommentText"/>
    <w:uiPriority w:val="99"/>
    <w:rsid w:val="006E2D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E2DBF"/>
    <w:rPr>
      <w:b/>
      <w:bCs/>
    </w:rPr>
  </w:style>
  <w:style w:type="character" w:customStyle="1" w:styleId="CommentSubjectChar">
    <w:name w:val="Comment Subject Char"/>
    <w:basedOn w:val="CommentTextChar"/>
    <w:link w:val="CommentSubject"/>
    <w:uiPriority w:val="99"/>
    <w:semiHidden/>
    <w:rsid w:val="006E2DBF"/>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741D71"/>
    <w:rPr>
      <w:rFonts w:ascii="Segoe UI" w:eastAsiaTheme="majorEastAsia" w:hAnsi="Segoe UI" w:cstheme="majorBidi"/>
      <w:b/>
      <w:color w:val="2F5496" w:themeColor="accent1" w:themeShade="BF"/>
      <w:sz w:val="32"/>
      <w:szCs w:val="32"/>
    </w:rPr>
  </w:style>
  <w:style w:type="character" w:customStyle="1" w:styleId="Heading2Char">
    <w:name w:val="Heading 2 Char"/>
    <w:basedOn w:val="DefaultParagraphFont"/>
    <w:link w:val="Heading2"/>
    <w:uiPriority w:val="9"/>
    <w:rsid w:val="00741D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1D71"/>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741D71"/>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41D71"/>
    <w:rPr>
      <w:sz w:val="20"/>
      <w:szCs w:val="20"/>
    </w:rPr>
  </w:style>
  <w:style w:type="character" w:styleId="EndnoteReference">
    <w:name w:val="endnote reference"/>
    <w:basedOn w:val="DefaultParagraphFont"/>
    <w:uiPriority w:val="99"/>
    <w:semiHidden/>
    <w:unhideWhenUsed/>
    <w:rsid w:val="00741D71"/>
    <w:rPr>
      <w:vertAlign w:val="superscript"/>
    </w:rPr>
  </w:style>
  <w:style w:type="character" w:styleId="FollowedHyperlink">
    <w:name w:val="FollowedHyperlink"/>
    <w:basedOn w:val="DefaultParagraphFont"/>
    <w:uiPriority w:val="99"/>
    <w:semiHidden/>
    <w:unhideWhenUsed/>
    <w:rsid w:val="00084978"/>
    <w:rPr>
      <w:color w:val="954F72" w:themeColor="followedHyperlink"/>
      <w:u w:val="single"/>
    </w:rPr>
  </w:style>
  <w:style w:type="table" w:styleId="TableGrid">
    <w:name w:val="Table Grid"/>
    <w:basedOn w:val="TableNormal"/>
    <w:uiPriority w:val="39"/>
    <w:rsid w:val="00185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C67A87"/>
    <w:rPr>
      <w:color w:val="2B579A"/>
      <w:shd w:val="clear" w:color="auto" w:fill="E1DFDD"/>
    </w:rPr>
  </w:style>
  <w:style w:type="character" w:styleId="PageNumber">
    <w:name w:val="page number"/>
    <w:basedOn w:val="DefaultParagraphFont"/>
    <w:uiPriority w:val="99"/>
    <w:semiHidden/>
    <w:unhideWhenUsed/>
    <w:rsid w:val="004D0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6355">
      <w:bodyDiv w:val="1"/>
      <w:marLeft w:val="0"/>
      <w:marRight w:val="0"/>
      <w:marTop w:val="0"/>
      <w:marBottom w:val="0"/>
      <w:divBdr>
        <w:top w:val="none" w:sz="0" w:space="0" w:color="auto"/>
        <w:left w:val="none" w:sz="0" w:space="0" w:color="auto"/>
        <w:bottom w:val="none" w:sz="0" w:space="0" w:color="auto"/>
        <w:right w:val="none" w:sz="0" w:space="0" w:color="auto"/>
      </w:divBdr>
    </w:div>
    <w:div w:id="327176727">
      <w:bodyDiv w:val="1"/>
      <w:marLeft w:val="0"/>
      <w:marRight w:val="0"/>
      <w:marTop w:val="0"/>
      <w:marBottom w:val="0"/>
      <w:divBdr>
        <w:top w:val="none" w:sz="0" w:space="0" w:color="auto"/>
        <w:left w:val="none" w:sz="0" w:space="0" w:color="auto"/>
        <w:bottom w:val="none" w:sz="0" w:space="0" w:color="auto"/>
        <w:right w:val="none" w:sz="0" w:space="0" w:color="auto"/>
      </w:divBdr>
    </w:div>
    <w:div w:id="339085681">
      <w:bodyDiv w:val="1"/>
      <w:marLeft w:val="0"/>
      <w:marRight w:val="0"/>
      <w:marTop w:val="0"/>
      <w:marBottom w:val="0"/>
      <w:divBdr>
        <w:top w:val="none" w:sz="0" w:space="0" w:color="auto"/>
        <w:left w:val="none" w:sz="0" w:space="0" w:color="auto"/>
        <w:bottom w:val="none" w:sz="0" w:space="0" w:color="auto"/>
        <w:right w:val="none" w:sz="0" w:space="0" w:color="auto"/>
      </w:divBdr>
    </w:div>
    <w:div w:id="374887258">
      <w:bodyDiv w:val="1"/>
      <w:marLeft w:val="0"/>
      <w:marRight w:val="0"/>
      <w:marTop w:val="0"/>
      <w:marBottom w:val="0"/>
      <w:divBdr>
        <w:top w:val="none" w:sz="0" w:space="0" w:color="auto"/>
        <w:left w:val="none" w:sz="0" w:space="0" w:color="auto"/>
        <w:bottom w:val="none" w:sz="0" w:space="0" w:color="auto"/>
        <w:right w:val="none" w:sz="0" w:space="0" w:color="auto"/>
      </w:divBdr>
    </w:div>
    <w:div w:id="460270836">
      <w:bodyDiv w:val="1"/>
      <w:marLeft w:val="0"/>
      <w:marRight w:val="0"/>
      <w:marTop w:val="0"/>
      <w:marBottom w:val="0"/>
      <w:divBdr>
        <w:top w:val="none" w:sz="0" w:space="0" w:color="auto"/>
        <w:left w:val="none" w:sz="0" w:space="0" w:color="auto"/>
        <w:bottom w:val="none" w:sz="0" w:space="0" w:color="auto"/>
        <w:right w:val="none" w:sz="0" w:space="0" w:color="auto"/>
      </w:divBdr>
      <w:divsChild>
        <w:div w:id="1657148398">
          <w:marLeft w:val="480"/>
          <w:marRight w:val="0"/>
          <w:marTop w:val="0"/>
          <w:marBottom w:val="0"/>
          <w:divBdr>
            <w:top w:val="none" w:sz="0" w:space="0" w:color="auto"/>
            <w:left w:val="none" w:sz="0" w:space="0" w:color="auto"/>
            <w:bottom w:val="none" w:sz="0" w:space="0" w:color="auto"/>
            <w:right w:val="none" w:sz="0" w:space="0" w:color="auto"/>
          </w:divBdr>
          <w:divsChild>
            <w:div w:id="205221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2884">
      <w:bodyDiv w:val="1"/>
      <w:marLeft w:val="0"/>
      <w:marRight w:val="0"/>
      <w:marTop w:val="0"/>
      <w:marBottom w:val="0"/>
      <w:divBdr>
        <w:top w:val="none" w:sz="0" w:space="0" w:color="auto"/>
        <w:left w:val="none" w:sz="0" w:space="0" w:color="auto"/>
        <w:bottom w:val="none" w:sz="0" w:space="0" w:color="auto"/>
        <w:right w:val="none" w:sz="0" w:space="0" w:color="auto"/>
      </w:divBdr>
    </w:div>
    <w:div w:id="700057222">
      <w:bodyDiv w:val="1"/>
      <w:marLeft w:val="0"/>
      <w:marRight w:val="0"/>
      <w:marTop w:val="0"/>
      <w:marBottom w:val="0"/>
      <w:divBdr>
        <w:top w:val="none" w:sz="0" w:space="0" w:color="auto"/>
        <w:left w:val="none" w:sz="0" w:space="0" w:color="auto"/>
        <w:bottom w:val="none" w:sz="0" w:space="0" w:color="auto"/>
        <w:right w:val="none" w:sz="0" w:space="0" w:color="auto"/>
      </w:divBdr>
    </w:div>
    <w:div w:id="1205368383">
      <w:bodyDiv w:val="1"/>
      <w:marLeft w:val="0"/>
      <w:marRight w:val="0"/>
      <w:marTop w:val="0"/>
      <w:marBottom w:val="0"/>
      <w:divBdr>
        <w:top w:val="none" w:sz="0" w:space="0" w:color="auto"/>
        <w:left w:val="none" w:sz="0" w:space="0" w:color="auto"/>
        <w:bottom w:val="none" w:sz="0" w:space="0" w:color="auto"/>
        <w:right w:val="none" w:sz="0" w:space="0" w:color="auto"/>
      </w:divBdr>
      <w:divsChild>
        <w:div w:id="251862984">
          <w:marLeft w:val="0"/>
          <w:marRight w:val="0"/>
          <w:marTop w:val="15"/>
          <w:marBottom w:val="0"/>
          <w:divBdr>
            <w:top w:val="single" w:sz="48" w:space="0" w:color="auto"/>
            <w:left w:val="single" w:sz="48" w:space="0" w:color="auto"/>
            <w:bottom w:val="single" w:sz="48" w:space="0" w:color="auto"/>
            <w:right w:val="single" w:sz="48" w:space="0" w:color="auto"/>
          </w:divBdr>
          <w:divsChild>
            <w:div w:id="1320575624">
              <w:marLeft w:val="0"/>
              <w:marRight w:val="0"/>
              <w:marTop w:val="0"/>
              <w:marBottom w:val="0"/>
              <w:divBdr>
                <w:top w:val="none" w:sz="0" w:space="0" w:color="auto"/>
                <w:left w:val="none" w:sz="0" w:space="0" w:color="auto"/>
                <w:bottom w:val="none" w:sz="0" w:space="0" w:color="auto"/>
                <w:right w:val="none" w:sz="0" w:space="0" w:color="auto"/>
              </w:divBdr>
              <w:divsChild>
                <w:div w:id="79916574">
                  <w:marLeft w:val="0"/>
                  <w:marRight w:val="0"/>
                  <w:marTop w:val="0"/>
                  <w:marBottom w:val="0"/>
                  <w:divBdr>
                    <w:top w:val="none" w:sz="0" w:space="0" w:color="auto"/>
                    <w:left w:val="none" w:sz="0" w:space="0" w:color="auto"/>
                    <w:bottom w:val="none" w:sz="0" w:space="0" w:color="auto"/>
                    <w:right w:val="none" w:sz="0" w:space="0" w:color="auto"/>
                  </w:divBdr>
                </w:div>
                <w:div w:id="130363896">
                  <w:marLeft w:val="0"/>
                  <w:marRight w:val="0"/>
                  <w:marTop w:val="0"/>
                  <w:marBottom w:val="0"/>
                  <w:divBdr>
                    <w:top w:val="none" w:sz="0" w:space="0" w:color="auto"/>
                    <w:left w:val="none" w:sz="0" w:space="0" w:color="auto"/>
                    <w:bottom w:val="none" w:sz="0" w:space="0" w:color="auto"/>
                    <w:right w:val="none" w:sz="0" w:space="0" w:color="auto"/>
                  </w:divBdr>
                </w:div>
                <w:div w:id="216011944">
                  <w:marLeft w:val="0"/>
                  <w:marRight w:val="0"/>
                  <w:marTop w:val="0"/>
                  <w:marBottom w:val="0"/>
                  <w:divBdr>
                    <w:top w:val="none" w:sz="0" w:space="0" w:color="auto"/>
                    <w:left w:val="none" w:sz="0" w:space="0" w:color="auto"/>
                    <w:bottom w:val="none" w:sz="0" w:space="0" w:color="auto"/>
                    <w:right w:val="none" w:sz="0" w:space="0" w:color="auto"/>
                  </w:divBdr>
                </w:div>
                <w:div w:id="249311149">
                  <w:marLeft w:val="0"/>
                  <w:marRight w:val="0"/>
                  <w:marTop w:val="0"/>
                  <w:marBottom w:val="0"/>
                  <w:divBdr>
                    <w:top w:val="none" w:sz="0" w:space="0" w:color="auto"/>
                    <w:left w:val="none" w:sz="0" w:space="0" w:color="auto"/>
                    <w:bottom w:val="none" w:sz="0" w:space="0" w:color="auto"/>
                    <w:right w:val="none" w:sz="0" w:space="0" w:color="auto"/>
                  </w:divBdr>
                </w:div>
                <w:div w:id="285551936">
                  <w:marLeft w:val="0"/>
                  <w:marRight w:val="0"/>
                  <w:marTop w:val="0"/>
                  <w:marBottom w:val="0"/>
                  <w:divBdr>
                    <w:top w:val="none" w:sz="0" w:space="0" w:color="auto"/>
                    <w:left w:val="none" w:sz="0" w:space="0" w:color="auto"/>
                    <w:bottom w:val="none" w:sz="0" w:space="0" w:color="auto"/>
                    <w:right w:val="none" w:sz="0" w:space="0" w:color="auto"/>
                  </w:divBdr>
                </w:div>
                <w:div w:id="388186951">
                  <w:marLeft w:val="0"/>
                  <w:marRight w:val="0"/>
                  <w:marTop w:val="0"/>
                  <w:marBottom w:val="0"/>
                  <w:divBdr>
                    <w:top w:val="none" w:sz="0" w:space="0" w:color="auto"/>
                    <w:left w:val="none" w:sz="0" w:space="0" w:color="auto"/>
                    <w:bottom w:val="none" w:sz="0" w:space="0" w:color="auto"/>
                    <w:right w:val="none" w:sz="0" w:space="0" w:color="auto"/>
                  </w:divBdr>
                </w:div>
                <w:div w:id="389808831">
                  <w:marLeft w:val="0"/>
                  <w:marRight w:val="0"/>
                  <w:marTop w:val="0"/>
                  <w:marBottom w:val="0"/>
                  <w:divBdr>
                    <w:top w:val="none" w:sz="0" w:space="0" w:color="auto"/>
                    <w:left w:val="none" w:sz="0" w:space="0" w:color="auto"/>
                    <w:bottom w:val="none" w:sz="0" w:space="0" w:color="auto"/>
                    <w:right w:val="none" w:sz="0" w:space="0" w:color="auto"/>
                  </w:divBdr>
                </w:div>
                <w:div w:id="405497796">
                  <w:marLeft w:val="0"/>
                  <w:marRight w:val="0"/>
                  <w:marTop w:val="0"/>
                  <w:marBottom w:val="0"/>
                  <w:divBdr>
                    <w:top w:val="none" w:sz="0" w:space="0" w:color="auto"/>
                    <w:left w:val="none" w:sz="0" w:space="0" w:color="auto"/>
                    <w:bottom w:val="none" w:sz="0" w:space="0" w:color="auto"/>
                    <w:right w:val="none" w:sz="0" w:space="0" w:color="auto"/>
                  </w:divBdr>
                </w:div>
                <w:div w:id="521288901">
                  <w:marLeft w:val="0"/>
                  <w:marRight w:val="0"/>
                  <w:marTop w:val="0"/>
                  <w:marBottom w:val="0"/>
                  <w:divBdr>
                    <w:top w:val="none" w:sz="0" w:space="0" w:color="auto"/>
                    <w:left w:val="none" w:sz="0" w:space="0" w:color="auto"/>
                    <w:bottom w:val="none" w:sz="0" w:space="0" w:color="auto"/>
                    <w:right w:val="none" w:sz="0" w:space="0" w:color="auto"/>
                  </w:divBdr>
                </w:div>
                <w:div w:id="526330325">
                  <w:marLeft w:val="0"/>
                  <w:marRight w:val="0"/>
                  <w:marTop w:val="0"/>
                  <w:marBottom w:val="0"/>
                  <w:divBdr>
                    <w:top w:val="none" w:sz="0" w:space="0" w:color="auto"/>
                    <w:left w:val="none" w:sz="0" w:space="0" w:color="auto"/>
                    <w:bottom w:val="none" w:sz="0" w:space="0" w:color="auto"/>
                    <w:right w:val="none" w:sz="0" w:space="0" w:color="auto"/>
                  </w:divBdr>
                </w:div>
                <w:div w:id="657341813">
                  <w:marLeft w:val="0"/>
                  <w:marRight w:val="0"/>
                  <w:marTop w:val="0"/>
                  <w:marBottom w:val="0"/>
                  <w:divBdr>
                    <w:top w:val="none" w:sz="0" w:space="0" w:color="auto"/>
                    <w:left w:val="none" w:sz="0" w:space="0" w:color="auto"/>
                    <w:bottom w:val="none" w:sz="0" w:space="0" w:color="auto"/>
                    <w:right w:val="none" w:sz="0" w:space="0" w:color="auto"/>
                  </w:divBdr>
                </w:div>
                <w:div w:id="844512554">
                  <w:marLeft w:val="0"/>
                  <w:marRight w:val="0"/>
                  <w:marTop w:val="0"/>
                  <w:marBottom w:val="0"/>
                  <w:divBdr>
                    <w:top w:val="none" w:sz="0" w:space="0" w:color="auto"/>
                    <w:left w:val="none" w:sz="0" w:space="0" w:color="auto"/>
                    <w:bottom w:val="none" w:sz="0" w:space="0" w:color="auto"/>
                    <w:right w:val="none" w:sz="0" w:space="0" w:color="auto"/>
                  </w:divBdr>
                </w:div>
                <w:div w:id="895970010">
                  <w:marLeft w:val="0"/>
                  <w:marRight w:val="0"/>
                  <w:marTop w:val="0"/>
                  <w:marBottom w:val="0"/>
                  <w:divBdr>
                    <w:top w:val="none" w:sz="0" w:space="0" w:color="auto"/>
                    <w:left w:val="none" w:sz="0" w:space="0" w:color="auto"/>
                    <w:bottom w:val="none" w:sz="0" w:space="0" w:color="auto"/>
                    <w:right w:val="none" w:sz="0" w:space="0" w:color="auto"/>
                  </w:divBdr>
                </w:div>
                <w:div w:id="1198860535">
                  <w:marLeft w:val="0"/>
                  <w:marRight w:val="0"/>
                  <w:marTop w:val="0"/>
                  <w:marBottom w:val="0"/>
                  <w:divBdr>
                    <w:top w:val="none" w:sz="0" w:space="0" w:color="auto"/>
                    <w:left w:val="none" w:sz="0" w:space="0" w:color="auto"/>
                    <w:bottom w:val="none" w:sz="0" w:space="0" w:color="auto"/>
                    <w:right w:val="none" w:sz="0" w:space="0" w:color="auto"/>
                  </w:divBdr>
                </w:div>
                <w:div w:id="1203784714">
                  <w:marLeft w:val="0"/>
                  <w:marRight w:val="0"/>
                  <w:marTop w:val="0"/>
                  <w:marBottom w:val="0"/>
                  <w:divBdr>
                    <w:top w:val="none" w:sz="0" w:space="0" w:color="auto"/>
                    <w:left w:val="none" w:sz="0" w:space="0" w:color="auto"/>
                    <w:bottom w:val="none" w:sz="0" w:space="0" w:color="auto"/>
                    <w:right w:val="none" w:sz="0" w:space="0" w:color="auto"/>
                  </w:divBdr>
                </w:div>
                <w:div w:id="1208295095">
                  <w:marLeft w:val="0"/>
                  <w:marRight w:val="0"/>
                  <w:marTop w:val="0"/>
                  <w:marBottom w:val="0"/>
                  <w:divBdr>
                    <w:top w:val="none" w:sz="0" w:space="0" w:color="auto"/>
                    <w:left w:val="none" w:sz="0" w:space="0" w:color="auto"/>
                    <w:bottom w:val="none" w:sz="0" w:space="0" w:color="auto"/>
                    <w:right w:val="none" w:sz="0" w:space="0" w:color="auto"/>
                  </w:divBdr>
                </w:div>
                <w:div w:id="1405254488">
                  <w:marLeft w:val="0"/>
                  <w:marRight w:val="0"/>
                  <w:marTop w:val="0"/>
                  <w:marBottom w:val="0"/>
                  <w:divBdr>
                    <w:top w:val="none" w:sz="0" w:space="0" w:color="auto"/>
                    <w:left w:val="none" w:sz="0" w:space="0" w:color="auto"/>
                    <w:bottom w:val="none" w:sz="0" w:space="0" w:color="auto"/>
                    <w:right w:val="none" w:sz="0" w:space="0" w:color="auto"/>
                  </w:divBdr>
                </w:div>
                <w:div w:id="1476484918">
                  <w:marLeft w:val="0"/>
                  <w:marRight w:val="0"/>
                  <w:marTop w:val="0"/>
                  <w:marBottom w:val="0"/>
                  <w:divBdr>
                    <w:top w:val="none" w:sz="0" w:space="0" w:color="auto"/>
                    <w:left w:val="none" w:sz="0" w:space="0" w:color="auto"/>
                    <w:bottom w:val="none" w:sz="0" w:space="0" w:color="auto"/>
                    <w:right w:val="none" w:sz="0" w:space="0" w:color="auto"/>
                  </w:divBdr>
                </w:div>
                <w:div w:id="1478568585">
                  <w:marLeft w:val="0"/>
                  <w:marRight w:val="0"/>
                  <w:marTop w:val="0"/>
                  <w:marBottom w:val="0"/>
                  <w:divBdr>
                    <w:top w:val="none" w:sz="0" w:space="0" w:color="auto"/>
                    <w:left w:val="none" w:sz="0" w:space="0" w:color="auto"/>
                    <w:bottom w:val="none" w:sz="0" w:space="0" w:color="auto"/>
                    <w:right w:val="none" w:sz="0" w:space="0" w:color="auto"/>
                  </w:divBdr>
                </w:div>
                <w:div w:id="1609043438">
                  <w:marLeft w:val="0"/>
                  <w:marRight w:val="0"/>
                  <w:marTop w:val="0"/>
                  <w:marBottom w:val="0"/>
                  <w:divBdr>
                    <w:top w:val="none" w:sz="0" w:space="0" w:color="auto"/>
                    <w:left w:val="none" w:sz="0" w:space="0" w:color="auto"/>
                    <w:bottom w:val="none" w:sz="0" w:space="0" w:color="auto"/>
                    <w:right w:val="none" w:sz="0" w:space="0" w:color="auto"/>
                  </w:divBdr>
                </w:div>
                <w:div w:id="1664894165">
                  <w:marLeft w:val="0"/>
                  <w:marRight w:val="0"/>
                  <w:marTop w:val="0"/>
                  <w:marBottom w:val="0"/>
                  <w:divBdr>
                    <w:top w:val="none" w:sz="0" w:space="0" w:color="auto"/>
                    <w:left w:val="none" w:sz="0" w:space="0" w:color="auto"/>
                    <w:bottom w:val="none" w:sz="0" w:space="0" w:color="auto"/>
                    <w:right w:val="none" w:sz="0" w:space="0" w:color="auto"/>
                  </w:divBdr>
                </w:div>
                <w:div w:id="1740709682">
                  <w:marLeft w:val="0"/>
                  <w:marRight w:val="0"/>
                  <w:marTop w:val="0"/>
                  <w:marBottom w:val="0"/>
                  <w:divBdr>
                    <w:top w:val="none" w:sz="0" w:space="0" w:color="auto"/>
                    <w:left w:val="none" w:sz="0" w:space="0" w:color="auto"/>
                    <w:bottom w:val="none" w:sz="0" w:space="0" w:color="auto"/>
                    <w:right w:val="none" w:sz="0" w:space="0" w:color="auto"/>
                  </w:divBdr>
                </w:div>
                <w:div w:id="1755393348">
                  <w:marLeft w:val="0"/>
                  <w:marRight w:val="0"/>
                  <w:marTop w:val="0"/>
                  <w:marBottom w:val="0"/>
                  <w:divBdr>
                    <w:top w:val="none" w:sz="0" w:space="0" w:color="auto"/>
                    <w:left w:val="none" w:sz="0" w:space="0" w:color="auto"/>
                    <w:bottom w:val="none" w:sz="0" w:space="0" w:color="auto"/>
                    <w:right w:val="none" w:sz="0" w:space="0" w:color="auto"/>
                  </w:divBdr>
                </w:div>
                <w:div w:id="1865047037">
                  <w:marLeft w:val="0"/>
                  <w:marRight w:val="0"/>
                  <w:marTop w:val="0"/>
                  <w:marBottom w:val="0"/>
                  <w:divBdr>
                    <w:top w:val="none" w:sz="0" w:space="0" w:color="auto"/>
                    <w:left w:val="none" w:sz="0" w:space="0" w:color="auto"/>
                    <w:bottom w:val="none" w:sz="0" w:space="0" w:color="auto"/>
                    <w:right w:val="none" w:sz="0" w:space="0" w:color="auto"/>
                  </w:divBdr>
                </w:div>
                <w:div w:id="1994796534">
                  <w:marLeft w:val="0"/>
                  <w:marRight w:val="0"/>
                  <w:marTop w:val="0"/>
                  <w:marBottom w:val="0"/>
                  <w:divBdr>
                    <w:top w:val="none" w:sz="0" w:space="0" w:color="auto"/>
                    <w:left w:val="none" w:sz="0" w:space="0" w:color="auto"/>
                    <w:bottom w:val="none" w:sz="0" w:space="0" w:color="auto"/>
                    <w:right w:val="none" w:sz="0" w:space="0" w:color="auto"/>
                  </w:divBdr>
                </w:div>
                <w:div w:id="2057048049">
                  <w:marLeft w:val="0"/>
                  <w:marRight w:val="0"/>
                  <w:marTop w:val="0"/>
                  <w:marBottom w:val="0"/>
                  <w:divBdr>
                    <w:top w:val="none" w:sz="0" w:space="0" w:color="auto"/>
                    <w:left w:val="none" w:sz="0" w:space="0" w:color="auto"/>
                    <w:bottom w:val="none" w:sz="0" w:space="0" w:color="auto"/>
                    <w:right w:val="none" w:sz="0" w:space="0" w:color="auto"/>
                  </w:divBdr>
                </w:div>
                <w:div w:id="2100516124">
                  <w:marLeft w:val="0"/>
                  <w:marRight w:val="0"/>
                  <w:marTop w:val="0"/>
                  <w:marBottom w:val="0"/>
                  <w:divBdr>
                    <w:top w:val="none" w:sz="0" w:space="0" w:color="auto"/>
                    <w:left w:val="none" w:sz="0" w:space="0" w:color="auto"/>
                    <w:bottom w:val="none" w:sz="0" w:space="0" w:color="auto"/>
                    <w:right w:val="none" w:sz="0" w:space="0" w:color="auto"/>
                  </w:divBdr>
                </w:div>
                <w:div w:id="21013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326">
          <w:marLeft w:val="0"/>
          <w:marRight w:val="0"/>
          <w:marTop w:val="15"/>
          <w:marBottom w:val="0"/>
          <w:divBdr>
            <w:top w:val="single" w:sz="48" w:space="0" w:color="auto"/>
            <w:left w:val="single" w:sz="48" w:space="0" w:color="auto"/>
            <w:bottom w:val="single" w:sz="48" w:space="0" w:color="auto"/>
            <w:right w:val="single" w:sz="48" w:space="0" w:color="auto"/>
          </w:divBdr>
          <w:divsChild>
            <w:div w:id="1307902320">
              <w:marLeft w:val="0"/>
              <w:marRight w:val="0"/>
              <w:marTop w:val="0"/>
              <w:marBottom w:val="0"/>
              <w:divBdr>
                <w:top w:val="none" w:sz="0" w:space="0" w:color="auto"/>
                <w:left w:val="none" w:sz="0" w:space="0" w:color="auto"/>
                <w:bottom w:val="none" w:sz="0" w:space="0" w:color="auto"/>
                <w:right w:val="none" w:sz="0" w:space="0" w:color="auto"/>
              </w:divBdr>
              <w:divsChild>
                <w:div w:id="215044849">
                  <w:marLeft w:val="0"/>
                  <w:marRight w:val="0"/>
                  <w:marTop w:val="0"/>
                  <w:marBottom w:val="0"/>
                  <w:divBdr>
                    <w:top w:val="none" w:sz="0" w:space="0" w:color="auto"/>
                    <w:left w:val="none" w:sz="0" w:space="0" w:color="auto"/>
                    <w:bottom w:val="none" w:sz="0" w:space="0" w:color="auto"/>
                    <w:right w:val="none" w:sz="0" w:space="0" w:color="auto"/>
                  </w:divBdr>
                </w:div>
                <w:div w:id="367144434">
                  <w:marLeft w:val="0"/>
                  <w:marRight w:val="0"/>
                  <w:marTop w:val="0"/>
                  <w:marBottom w:val="0"/>
                  <w:divBdr>
                    <w:top w:val="none" w:sz="0" w:space="0" w:color="auto"/>
                    <w:left w:val="none" w:sz="0" w:space="0" w:color="auto"/>
                    <w:bottom w:val="none" w:sz="0" w:space="0" w:color="auto"/>
                    <w:right w:val="none" w:sz="0" w:space="0" w:color="auto"/>
                  </w:divBdr>
                </w:div>
                <w:div w:id="611789445">
                  <w:marLeft w:val="0"/>
                  <w:marRight w:val="0"/>
                  <w:marTop w:val="0"/>
                  <w:marBottom w:val="0"/>
                  <w:divBdr>
                    <w:top w:val="none" w:sz="0" w:space="0" w:color="auto"/>
                    <w:left w:val="none" w:sz="0" w:space="0" w:color="auto"/>
                    <w:bottom w:val="none" w:sz="0" w:space="0" w:color="auto"/>
                    <w:right w:val="none" w:sz="0" w:space="0" w:color="auto"/>
                  </w:divBdr>
                </w:div>
                <w:div w:id="1464616713">
                  <w:marLeft w:val="0"/>
                  <w:marRight w:val="0"/>
                  <w:marTop w:val="0"/>
                  <w:marBottom w:val="0"/>
                  <w:divBdr>
                    <w:top w:val="none" w:sz="0" w:space="0" w:color="auto"/>
                    <w:left w:val="none" w:sz="0" w:space="0" w:color="auto"/>
                    <w:bottom w:val="none" w:sz="0" w:space="0" w:color="auto"/>
                    <w:right w:val="none" w:sz="0" w:space="0" w:color="auto"/>
                  </w:divBdr>
                </w:div>
                <w:div w:id="1603535055">
                  <w:marLeft w:val="0"/>
                  <w:marRight w:val="0"/>
                  <w:marTop w:val="0"/>
                  <w:marBottom w:val="0"/>
                  <w:divBdr>
                    <w:top w:val="none" w:sz="0" w:space="0" w:color="auto"/>
                    <w:left w:val="none" w:sz="0" w:space="0" w:color="auto"/>
                    <w:bottom w:val="none" w:sz="0" w:space="0" w:color="auto"/>
                    <w:right w:val="none" w:sz="0" w:space="0" w:color="auto"/>
                  </w:divBdr>
                </w:div>
                <w:div w:id="20245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25033">
      <w:bodyDiv w:val="1"/>
      <w:marLeft w:val="0"/>
      <w:marRight w:val="0"/>
      <w:marTop w:val="0"/>
      <w:marBottom w:val="0"/>
      <w:divBdr>
        <w:top w:val="none" w:sz="0" w:space="0" w:color="auto"/>
        <w:left w:val="none" w:sz="0" w:space="0" w:color="auto"/>
        <w:bottom w:val="none" w:sz="0" w:space="0" w:color="auto"/>
        <w:right w:val="none" w:sz="0" w:space="0" w:color="auto"/>
      </w:divBdr>
    </w:div>
    <w:div w:id="1942954985">
      <w:bodyDiv w:val="1"/>
      <w:marLeft w:val="0"/>
      <w:marRight w:val="0"/>
      <w:marTop w:val="0"/>
      <w:marBottom w:val="0"/>
      <w:divBdr>
        <w:top w:val="none" w:sz="0" w:space="0" w:color="auto"/>
        <w:left w:val="none" w:sz="0" w:space="0" w:color="auto"/>
        <w:bottom w:val="none" w:sz="0" w:space="0" w:color="auto"/>
        <w:right w:val="none" w:sz="0" w:space="0" w:color="auto"/>
      </w:divBdr>
    </w:div>
    <w:div w:id="2045471956">
      <w:bodyDiv w:val="1"/>
      <w:marLeft w:val="0"/>
      <w:marRight w:val="0"/>
      <w:marTop w:val="0"/>
      <w:marBottom w:val="0"/>
      <w:divBdr>
        <w:top w:val="none" w:sz="0" w:space="0" w:color="auto"/>
        <w:left w:val="none" w:sz="0" w:space="0" w:color="auto"/>
        <w:bottom w:val="none" w:sz="0" w:space="0" w:color="auto"/>
        <w:right w:val="none" w:sz="0" w:space="0" w:color="auto"/>
      </w:divBdr>
      <w:divsChild>
        <w:div w:id="204875255">
          <w:marLeft w:val="480"/>
          <w:marRight w:val="0"/>
          <w:marTop w:val="0"/>
          <w:marBottom w:val="0"/>
          <w:divBdr>
            <w:top w:val="none" w:sz="0" w:space="0" w:color="auto"/>
            <w:left w:val="none" w:sz="0" w:space="0" w:color="auto"/>
            <w:bottom w:val="none" w:sz="0" w:space="0" w:color="auto"/>
            <w:right w:val="none" w:sz="0" w:space="0" w:color="auto"/>
          </w:divBdr>
          <w:divsChild>
            <w:div w:id="18965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s://www.cbo.gov/data/budget-economic-data" TargetMode="External"/><Relationship Id="rId2" Type="http://schemas.openxmlformats.org/officeDocument/2006/relationships/hyperlink" Target="https://boreas.urban.org/documentation/Static%20versus%20Dynamic%20Microsimulation.php" TargetMode="External"/><Relationship Id="rId1" Type="http://schemas.openxmlformats.org/officeDocument/2006/relationships/hyperlink" Target="https://www.cbo.gov/system/files?file=2018-06/54096-taxmodel.pdf" TargetMode="External"/><Relationship Id="rId5" Type="http://schemas.openxmlformats.org/officeDocument/2006/relationships/hyperlink" Target="https://www.cbo.gov/data/budget-economic-data" TargetMode="External"/><Relationship Id="rId4" Type="http://schemas.openxmlformats.org/officeDocument/2006/relationships/hyperlink" Target="https://www.cbo.gov/data/budget-econom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EA807BB682734EA81CA2079725C180" ma:contentTypeVersion="4" ma:contentTypeDescription="Create a new document." ma:contentTypeScope="" ma:versionID="40ac830729e644957f30d124c8a44745">
  <xsd:schema xmlns:xsd="http://www.w3.org/2001/XMLSchema" xmlns:xs="http://www.w3.org/2001/XMLSchema" xmlns:p="http://schemas.microsoft.com/office/2006/metadata/properties" xmlns:ns2="457200d8-18c6-461f-9e21-5b4d44caca43" targetNamespace="http://schemas.microsoft.com/office/2006/metadata/properties" ma:root="true" ma:fieldsID="15dcb724b032b583d8ca34f48d9c81f1" ns2:_="">
    <xsd:import namespace="457200d8-18c6-461f-9e21-5b4d44caca4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7200d8-18c6-461f-9e21-5b4d44caca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A5164E-46EE-4D29-A5EC-67F12639D0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7200d8-18c6-461f-9e21-5b4d44caca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B88B47-F60E-427B-84CB-769006CC48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B947C1-7C61-9F45-B83D-3D03B1DA9610}">
  <ds:schemaRefs>
    <ds:schemaRef ds:uri="http://schemas.openxmlformats.org/officeDocument/2006/bibliography"/>
  </ds:schemaRefs>
</ds:datastoreItem>
</file>

<file path=customXml/itemProps4.xml><?xml version="1.0" encoding="utf-8"?>
<ds:datastoreItem xmlns:ds="http://schemas.openxmlformats.org/officeDocument/2006/customXml" ds:itemID="{219357BB-BF54-451F-B1C2-7F6361BB8F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3818</Words>
  <Characters>21769</Characters>
  <Application>Microsoft Office Word</Application>
  <DocSecurity>0</DocSecurity>
  <Lines>181</Lines>
  <Paragraphs>51</Paragraphs>
  <ScaleCrop>false</ScaleCrop>
  <Company/>
  <LinksUpToDate>false</LinksUpToDate>
  <CharactersWithSpaces>25536</CharactersWithSpaces>
  <SharedDoc>false</SharedDoc>
  <HLinks>
    <vt:vector size="30" baseType="variant">
      <vt:variant>
        <vt:i4>1638468</vt:i4>
      </vt:variant>
      <vt:variant>
        <vt:i4>12</vt:i4>
      </vt:variant>
      <vt:variant>
        <vt:i4>0</vt:i4>
      </vt:variant>
      <vt:variant>
        <vt:i4>5</vt:i4>
      </vt:variant>
      <vt:variant>
        <vt:lpwstr>https://www.cbo.gov/data/budget-economic-data</vt:lpwstr>
      </vt:variant>
      <vt:variant>
        <vt:lpwstr/>
      </vt:variant>
      <vt:variant>
        <vt:i4>1638468</vt:i4>
      </vt:variant>
      <vt:variant>
        <vt:i4>9</vt:i4>
      </vt:variant>
      <vt:variant>
        <vt:i4>0</vt:i4>
      </vt:variant>
      <vt:variant>
        <vt:i4>5</vt:i4>
      </vt:variant>
      <vt:variant>
        <vt:lpwstr>https://www.cbo.gov/data/budget-economic-data</vt:lpwstr>
      </vt:variant>
      <vt:variant>
        <vt:lpwstr/>
      </vt:variant>
      <vt:variant>
        <vt:i4>1638468</vt:i4>
      </vt:variant>
      <vt:variant>
        <vt:i4>6</vt:i4>
      </vt:variant>
      <vt:variant>
        <vt:i4>0</vt:i4>
      </vt:variant>
      <vt:variant>
        <vt:i4>5</vt:i4>
      </vt:variant>
      <vt:variant>
        <vt:lpwstr>https://www.cbo.gov/data/budget-economic-data</vt:lpwstr>
      </vt:variant>
      <vt:variant>
        <vt:lpwstr/>
      </vt:variant>
      <vt:variant>
        <vt:i4>5898263</vt:i4>
      </vt:variant>
      <vt:variant>
        <vt:i4>3</vt:i4>
      </vt:variant>
      <vt:variant>
        <vt:i4>0</vt:i4>
      </vt:variant>
      <vt:variant>
        <vt:i4>5</vt:i4>
      </vt:variant>
      <vt:variant>
        <vt:lpwstr>https://boreas.urban.org/documentation/Static versus Dynamic Microsimulation.php</vt:lpwstr>
      </vt:variant>
      <vt:variant>
        <vt:lpwstr/>
      </vt:variant>
      <vt:variant>
        <vt:i4>5177423</vt:i4>
      </vt:variant>
      <vt:variant>
        <vt:i4>0</vt:i4>
      </vt:variant>
      <vt:variant>
        <vt:i4>0</vt:i4>
      </vt:variant>
      <vt:variant>
        <vt:i4>5</vt:i4>
      </vt:variant>
      <vt:variant>
        <vt:lpwstr>https://www.cbo.gov/system/files?file=2018-06/54096-taxmodel.pdf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Sloate</dc:creator>
  <cp:keywords/>
  <dc:description/>
  <cp:lastModifiedBy>Sam Sloate</cp:lastModifiedBy>
  <cp:revision>2</cp:revision>
  <dcterms:created xsi:type="dcterms:W3CDTF">2021-10-06T16:02:00Z</dcterms:created>
  <dcterms:modified xsi:type="dcterms:W3CDTF">2021-10-06T16:02:00Z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0x01010035EA807BB682734EA81CA2079725C180</vt:lpwstr>
  </property>
</Properties>
</file>